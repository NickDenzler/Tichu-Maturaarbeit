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96793715"/>
        <w:docPartObj>
          <w:docPartGallery w:val="Cover Pages"/>
          <w:docPartUnique/>
        </w:docPartObj>
      </w:sdtPr>
      <w:sdtContent>
        <w:p w14:paraId="58A5BE65" w14:textId="017A395C" w:rsidR="00B95BD5" w:rsidRDefault="00B95BD5"/>
        <w:p w14:paraId="7EF375F0" w14:textId="48F72A1B" w:rsidR="00B95BD5" w:rsidRDefault="00B95BD5">
          <w:bookmarkStart w:id="0" w:name="_GoBack"/>
          <w:bookmarkEnd w:id="0"/>
          <w:r>
            <w:br w:type="page"/>
          </w:r>
        </w:p>
      </w:sdtContent>
    </w:sdt>
    <w:sdt>
      <w:sdtPr>
        <w:rPr>
          <w:lang w:val="de-DE"/>
        </w:rPr>
        <w:id w:val="1560207515"/>
        <w:docPartObj>
          <w:docPartGallery w:val="Table of Contents"/>
          <w:docPartUnique/>
        </w:docPartObj>
      </w:sdtPr>
      <w:sdtEndPr>
        <w:rPr>
          <w:b/>
          <w:bCs/>
        </w:rPr>
      </w:sdtEndPr>
      <w:sdtContent>
        <w:p w14:paraId="6C22B055" w14:textId="3647E39B" w:rsidR="00365ACA" w:rsidRPr="00F52D16" w:rsidRDefault="00365ACA" w:rsidP="00F52D16">
          <w:pPr>
            <w:rPr>
              <w:sz w:val="32"/>
              <w:szCs w:val="32"/>
            </w:rPr>
          </w:pPr>
          <w:r w:rsidRPr="00F52D16">
            <w:rPr>
              <w:sz w:val="32"/>
              <w:szCs w:val="32"/>
              <w:lang w:val="de-DE"/>
            </w:rPr>
            <w:t>Inhaltsverzeichnis</w:t>
          </w:r>
        </w:p>
        <w:p w14:paraId="0A646617" w14:textId="560FE542" w:rsidR="003D09F7" w:rsidRDefault="00365ACA">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527041221" w:history="1">
            <w:r w:rsidR="003D09F7" w:rsidRPr="002B0653">
              <w:rPr>
                <w:rStyle w:val="Hyperlink"/>
                <w:noProof/>
              </w:rPr>
              <w:t>1. Abstract</w:t>
            </w:r>
            <w:r w:rsidR="003D09F7">
              <w:rPr>
                <w:noProof/>
                <w:webHidden/>
              </w:rPr>
              <w:tab/>
            </w:r>
            <w:r w:rsidR="003D09F7">
              <w:rPr>
                <w:noProof/>
                <w:webHidden/>
              </w:rPr>
              <w:fldChar w:fldCharType="begin"/>
            </w:r>
            <w:r w:rsidR="003D09F7">
              <w:rPr>
                <w:noProof/>
                <w:webHidden/>
              </w:rPr>
              <w:instrText xml:space="preserve"> PAGEREF _Toc527041221 \h </w:instrText>
            </w:r>
            <w:r w:rsidR="003D09F7">
              <w:rPr>
                <w:noProof/>
                <w:webHidden/>
              </w:rPr>
            </w:r>
            <w:r w:rsidR="003D09F7">
              <w:rPr>
                <w:noProof/>
                <w:webHidden/>
              </w:rPr>
              <w:fldChar w:fldCharType="separate"/>
            </w:r>
            <w:r w:rsidR="003D09F7">
              <w:rPr>
                <w:noProof/>
                <w:webHidden/>
              </w:rPr>
              <w:t>2</w:t>
            </w:r>
            <w:r w:rsidR="003D09F7">
              <w:rPr>
                <w:noProof/>
                <w:webHidden/>
              </w:rPr>
              <w:fldChar w:fldCharType="end"/>
            </w:r>
          </w:hyperlink>
        </w:p>
        <w:p w14:paraId="48AD2CA3" w14:textId="0E9C807E" w:rsidR="003D09F7" w:rsidRDefault="003D09F7">
          <w:pPr>
            <w:pStyle w:val="Verzeichnis1"/>
            <w:tabs>
              <w:tab w:val="right" w:leader="dot" w:pos="9062"/>
            </w:tabs>
            <w:rPr>
              <w:rFonts w:eastAsiaTheme="minorEastAsia"/>
              <w:noProof/>
              <w:lang w:eastAsia="de-CH"/>
            </w:rPr>
          </w:pPr>
          <w:hyperlink w:anchor="_Toc527041222" w:history="1">
            <w:r w:rsidRPr="002B0653">
              <w:rPr>
                <w:rStyle w:val="Hyperlink"/>
                <w:noProof/>
              </w:rPr>
              <w:t>2. Zielsetzung</w:t>
            </w:r>
            <w:r>
              <w:rPr>
                <w:noProof/>
                <w:webHidden/>
              </w:rPr>
              <w:tab/>
            </w:r>
            <w:r>
              <w:rPr>
                <w:noProof/>
                <w:webHidden/>
              </w:rPr>
              <w:fldChar w:fldCharType="begin"/>
            </w:r>
            <w:r>
              <w:rPr>
                <w:noProof/>
                <w:webHidden/>
              </w:rPr>
              <w:instrText xml:space="preserve"> PAGEREF _Toc527041222 \h </w:instrText>
            </w:r>
            <w:r>
              <w:rPr>
                <w:noProof/>
                <w:webHidden/>
              </w:rPr>
            </w:r>
            <w:r>
              <w:rPr>
                <w:noProof/>
                <w:webHidden/>
              </w:rPr>
              <w:fldChar w:fldCharType="separate"/>
            </w:r>
            <w:r>
              <w:rPr>
                <w:noProof/>
                <w:webHidden/>
              </w:rPr>
              <w:t>2</w:t>
            </w:r>
            <w:r>
              <w:rPr>
                <w:noProof/>
                <w:webHidden/>
              </w:rPr>
              <w:fldChar w:fldCharType="end"/>
            </w:r>
          </w:hyperlink>
        </w:p>
        <w:p w14:paraId="36965078" w14:textId="76872BDD" w:rsidR="003D09F7" w:rsidRDefault="003D09F7">
          <w:pPr>
            <w:pStyle w:val="Verzeichnis1"/>
            <w:tabs>
              <w:tab w:val="right" w:leader="dot" w:pos="9062"/>
            </w:tabs>
            <w:rPr>
              <w:rFonts w:eastAsiaTheme="minorEastAsia"/>
              <w:noProof/>
              <w:lang w:eastAsia="de-CH"/>
            </w:rPr>
          </w:pPr>
          <w:hyperlink w:anchor="_Toc527041223" w:history="1">
            <w:r w:rsidRPr="002B0653">
              <w:rPr>
                <w:rStyle w:val="Hyperlink"/>
                <w:noProof/>
              </w:rPr>
              <w:t>3. Vorwort</w:t>
            </w:r>
            <w:r>
              <w:rPr>
                <w:noProof/>
                <w:webHidden/>
              </w:rPr>
              <w:tab/>
            </w:r>
            <w:r>
              <w:rPr>
                <w:noProof/>
                <w:webHidden/>
              </w:rPr>
              <w:fldChar w:fldCharType="begin"/>
            </w:r>
            <w:r>
              <w:rPr>
                <w:noProof/>
                <w:webHidden/>
              </w:rPr>
              <w:instrText xml:space="preserve"> PAGEREF _Toc527041223 \h </w:instrText>
            </w:r>
            <w:r>
              <w:rPr>
                <w:noProof/>
                <w:webHidden/>
              </w:rPr>
            </w:r>
            <w:r>
              <w:rPr>
                <w:noProof/>
                <w:webHidden/>
              </w:rPr>
              <w:fldChar w:fldCharType="separate"/>
            </w:r>
            <w:r>
              <w:rPr>
                <w:noProof/>
                <w:webHidden/>
              </w:rPr>
              <w:t>2</w:t>
            </w:r>
            <w:r>
              <w:rPr>
                <w:noProof/>
                <w:webHidden/>
              </w:rPr>
              <w:fldChar w:fldCharType="end"/>
            </w:r>
          </w:hyperlink>
        </w:p>
        <w:p w14:paraId="3F99CA9C" w14:textId="6B340677" w:rsidR="003D09F7" w:rsidRDefault="003D09F7">
          <w:pPr>
            <w:pStyle w:val="Verzeichnis1"/>
            <w:tabs>
              <w:tab w:val="right" w:leader="dot" w:pos="9062"/>
            </w:tabs>
            <w:rPr>
              <w:rFonts w:eastAsiaTheme="minorEastAsia"/>
              <w:noProof/>
              <w:lang w:eastAsia="de-CH"/>
            </w:rPr>
          </w:pPr>
          <w:hyperlink w:anchor="_Toc527041224" w:history="1">
            <w:r w:rsidRPr="002B0653">
              <w:rPr>
                <w:rStyle w:val="Hyperlink"/>
                <w:noProof/>
              </w:rPr>
              <w:t>4. Theorie</w:t>
            </w:r>
            <w:r>
              <w:rPr>
                <w:noProof/>
                <w:webHidden/>
              </w:rPr>
              <w:tab/>
            </w:r>
            <w:r>
              <w:rPr>
                <w:noProof/>
                <w:webHidden/>
              </w:rPr>
              <w:fldChar w:fldCharType="begin"/>
            </w:r>
            <w:r>
              <w:rPr>
                <w:noProof/>
                <w:webHidden/>
              </w:rPr>
              <w:instrText xml:space="preserve"> PAGEREF _Toc527041224 \h </w:instrText>
            </w:r>
            <w:r>
              <w:rPr>
                <w:noProof/>
                <w:webHidden/>
              </w:rPr>
            </w:r>
            <w:r>
              <w:rPr>
                <w:noProof/>
                <w:webHidden/>
              </w:rPr>
              <w:fldChar w:fldCharType="separate"/>
            </w:r>
            <w:r>
              <w:rPr>
                <w:noProof/>
                <w:webHidden/>
              </w:rPr>
              <w:t>3</w:t>
            </w:r>
            <w:r>
              <w:rPr>
                <w:noProof/>
                <w:webHidden/>
              </w:rPr>
              <w:fldChar w:fldCharType="end"/>
            </w:r>
          </w:hyperlink>
        </w:p>
        <w:p w14:paraId="09FE934C" w14:textId="4DD42CF6" w:rsidR="003D09F7" w:rsidRDefault="003D09F7">
          <w:pPr>
            <w:pStyle w:val="Verzeichnis2"/>
            <w:tabs>
              <w:tab w:val="right" w:leader="dot" w:pos="9062"/>
            </w:tabs>
            <w:rPr>
              <w:rFonts w:eastAsiaTheme="minorEastAsia"/>
              <w:noProof/>
              <w:lang w:eastAsia="de-CH"/>
            </w:rPr>
          </w:pPr>
          <w:hyperlink w:anchor="_Toc527041225" w:history="1">
            <w:r w:rsidRPr="002B0653">
              <w:rPr>
                <w:rStyle w:val="Hyperlink"/>
                <w:noProof/>
              </w:rPr>
              <w:t>4.1 Client-Server-Kommunikation</w:t>
            </w:r>
            <w:r>
              <w:rPr>
                <w:noProof/>
                <w:webHidden/>
              </w:rPr>
              <w:tab/>
            </w:r>
            <w:r>
              <w:rPr>
                <w:noProof/>
                <w:webHidden/>
              </w:rPr>
              <w:fldChar w:fldCharType="begin"/>
            </w:r>
            <w:r>
              <w:rPr>
                <w:noProof/>
                <w:webHidden/>
              </w:rPr>
              <w:instrText xml:space="preserve"> PAGEREF _Toc527041225 \h </w:instrText>
            </w:r>
            <w:r>
              <w:rPr>
                <w:noProof/>
                <w:webHidden/>
              </w:rPr>
            </w:r>
            <w:r>
              <w:rPr>
                <w:noProof/>
                <w:webHidden/>
              </w:rPr>
              <w:fldChar w:fldCharType="separate"/>
            </w:r>
            <w:r>
              <w:rPr>
                <w:noProof/>
                <w:webHidden/>
              </w:rPr>
              <w:t>3</w:t>
            </w:r>
            <w:r>
              <w:rPr>
                <w:noProof/>
                <w:webHidden/>
              </w:rPr>
              <w:fldChar w:fldCharType="end"/>
            </w:r>
          </w:hyperlink>
        </w:p>
        <w:p w14:paraId="06658F2C" w14:textId="1543FD73" w:rsidR="003D09F7" w:rsidRDefault="003D09F7">
          <w:pPr>
            <w:pStyle w:val="Verzeichnis2"/>
            <w:tabs>
              <w:tab w:val="right" w:leader="dot" w:pos="9062"/>
            </w:tabs>
            <w:rPr>
              <w:rFonts w:eastAsiaTheme="minorEastAsia"/>
              <w:noProof/>
              <w:lang w:eastAsia="de-CH"/>
            </w:rPr>
          </w:pPr>
          <w:hyperlink w:anchor="_Toc527041226" w:history="1">
            <w:r w:rsidRPr="002B0653">
              <w:rPr>
                <w:rStyle w:val="Hyperlink"/>
                <w:noProof/>
              </w:rPr>
              <w:t>4.2 TCP/IP</w:t>
            </w:r>
            <w:r>
              <w:rPr>
                <w:noProof/>
                <w:webHidden/>
              </w:rPr>
              <w:tab/>
            </w:r>
            <w:r>
              <w:rPr>
                <w:noProof/>
                <w:webHidden/>
              </w:rPr>
              <w:fldChar w:fldCharType="begin"/>
            </w:r>
            <w:r>
              <w:rPr>
                <w:noProof/>
                <w:webHidden/>
              </w:rPr>
              <w:instrText xml:space="preserve"> PAGEREF _Toc527041226 \h </w:instrText>
            </w:r>
            <w:r>
              <w:rPr>
                <w:noProof/>
                <w:webHidden/>
              </w:rPr>
            </w:r>
            <w:r>
              <w:rPr>
                <w:noProof/>
                <w:webHidden/>
              </w:rPr>
              <w:fldChar w:fldCharType="separate"/>
            </w:r>
            <w:r>
              <w:rPr>
                <w:noProof/>
                <w:webHidden/>
              </w:rPr>
              <w:t>3</w:t>
            </w:r>
            <w:r>
              <w:rPr>
                <w:noProof/>
                <w:webHidden/>
              </w:rPr>
              <w:fldChar w:fldCharType="end"/>
            </w:r>
          </w:hyperlink>
        </w:p>
        <w:p w14:paraId="0132462F" w14:textId="56D02FC9" w:rsidR="003D09F7" w:rsidRDefault="003D09F7">
          <w:pPr>
            <w:pStyle w:val="Verzeichnis2"/>
            <w:tabs>
              <w:tab w:val="right" w:leader="dot" w:pos="9062"/>
            </w:tabs>
            <w:rPr>
              <w:rFonts w:eastAsiaTheme="minorEastAsia"/>
              <w:noProof/>
              <w:lang w:eastAsia="de-CH"/>
            </w:rPr>
          </w:pPr>
          <w:hyperlink w:anchor="_Toc527041227" w:history="1">
            <w:r w:rsidRPr="002B0653">
              <w:rPr>
                <w:rStyle w:val="Hyperlink"/>
                <w:noProof/>
              </w:rPr>
              <w:t>4.3 Delegations-Eventmodell</w:t>
            </w:r>
            <w:r>
              <w:rPr>
                <w:noProof/>
                <w:webHidden/>
              </w:rPr>
              <w:tab/>
            </w:r>
            <w:r>
              <w:rPr>
                <w:noProof/>
                <w:webHidden/>
              </w:rPr>
              <w:fldChar w:fldCharType="begin"/>
            </w:r>
            <w:r>
              <w:rPr>
                <w:noProof/>
                <w:webHidden/>
              </w:rPr>
              <w:instrText xml:space="preserve"> PAGEREF _Toc527041227 \h </w:instrText>
            </w:r>
            <w:r>
              <w:rPr>
                <w:noProof/>
                <w:webHidden/>
              </w:rPr>
            </w:r>
            <w:r>
              <w:rPr>
                <w:noProof/>
                <w:webHidden/>
              </w:rPr>
              <w:fldChar w:fldCharType="separate"/>
            </w:r>
            <w:r>
              <w:rPr>
                <w:noProof/>
                <w:webHidden/>
              </w:rPr>
              <w:t>3</w:t>
            </w:r>
            <w:r>
              <w:rPr>
                <w:noProof/>
                <w:webHidden/>
              </w:rPr>
              <w:fldChar w:fldCharType="end"/>
            </w:r>
          </w:hyperlink>
        </w:p>
        <w:p w14:paraId="00BB1939" w14:textId="5926EB3E" w:rsidR="003D09F7" w:rsidRDefault="003D09F7">
          <w:pPr>
            <w:pStyle w:val="Verzeichnis1"/>
            <w:tabs>
              <w:tab w:val="right" w:leader="dot" w:pos="9062"/>
            </w:tabs>
            <w:rPr>
              <w:rFonts w:eastAsiaTheme="minorEastAsia"/>
              <w:noProof/>
              <w:lang w:eastAsia="de-CH"/>
            </w:rPr>
          </w:pPr>
          <w:hyperlink w:anchor="_Toc527041228" w:history="1">
            <w:r w:rsidRPr="002B0653">
              <w:rPr>
                <w:rStyle w:val="Hyperlink"/>
                <w:noProof/>
              </w:rPr>
              <w:t>5. Tichu</w:t>
            </w:r>
            <w:r>
              <w:rPr>
                <w:noProof/>
                <w:webHidden/>
              </w:rPr>
              <w:tab/>
            </w:r>
            <w:r>
              <w:rPr>
                <w:noProof/>
                <w:webHidden/>
              </w:rPr>
              <w:fldChar w:fldCharType="begin"/>
            </w:r>
            <w:r>
              <w:rPr>
                <w:noProof/>
                <w:webHidden/>
              </w:rPr>
              <w:instrText xml:space="preserve"> PAGEREF _Toc527041228 \h </w:instrText>
            </w:r>
            <w:r>
              <w:rPr>
                <w:noProof/>
                <w:webHidden/>
              </w:rPr>
            </w:r>
            <w:r>
              <w:rPr>
                <w:noProof/>
                <w:webHidden/>
              </w:rPr>
              <w:fldChar w:fldCharType="separate"/>
            </w:r>
            <w:r>
              <w:rPr>
                <w:noProof/>
                <w:webHidden/>
              </w:rPr>
              <w:t>4</w:t>
            </w:r>
            <w:r>
              <w:rPr>
                <w:noProof/>
                <w:webHidden/>
              </w:rPr>
              <w:fldChar w:fldCharType="end"/>
            </w:r>
          </w:hyperlink>
        </w:p>
        <w:p w14:paraId="24C35044" w14:textId="21FE0DCE" w:rsidR="003D09F7" w:rsidRDefault="003D09F7">
          <w:pPr>
            <w:pStyle w:val="Verzeichnis2"/>
            <w:tabs>
              <w:tab w:val="right" w:leader="dot" w:pos="9062"/>
            </w:tabs>
            <w:rPr>
              <w:rFonts w:eastAsiaTheme="minorEastAsia"/>
              <w:noProof/>
              <w:lang w:eastAsia="de-CH"/>
            </w:rPr>
          </w:pPr>
          <w:hyperlink w:anchor="_Toc527041229" w:history="1">
            <w:r w:rsidRPr="002B0653">
              <w:rPr>
                <w:rStyle w:val="Hyperlink"/>
                <w:noProof/>
              </w:rPr>
              <w:t>5.1 Die Kombinationen</w:t>
            </w:r>
            <w:r>
              <w:rPr>
                <w:noProof/>
                <w:webHidden/>
              </w:rPr>
              <w:tab/>
            </w:r>
            <w:r>
              <w:rPr>
                <w:noProof/>
                <w:webHidden/>
              </w:rPr>
              <w:fldChar w:fldCharType="begin"/>
            </w:r>
            <w:r>
              <w:rPr>
                <w:noProof/>
                <w:webHidden/>
              </w:rPr>
              <w:instrText xml:space="preserve"> PAGEREF _Toc527041229 \h </w:instrText>
            </w:r>
            <w:r>
              <w:rPr>
                <w:noProof/>
                <w:webHidden/>
              </w:rPr>
            </w:r>
            <w:r>
              <w:rPr>
                <w:noProof/>
                <w:webHidden/>
              </w:rPr>
              <w:fldChar w:fldCharType="separate"/>
            </w:r>
            <w:r>
              <w:rPr>
                <w:noProof/>
                <w:webHidden/>
              </w:rPr>
              <w:t>4</w:t>
            </w:r>
            <w:r>
              <w:rPr>
                <w:noProof/>
                <w:webHidden/>
              </w:rPr>
              <w:fldChar w:fldCharType="end"/>
            </w:r>
          </w:hyperlink>
        </w:p>
        <w:p w14:paraId="73EAF449" w14:textId="6BD0F085" w:rsidR="003D09F7" w:rsidRDefault="003D09F7">
          <w:pPr>
            <w:pStyle w:val="Verzeichnis2"/>
            <w:tabs>
              <w:tab w:val="right" w:leader="dot" w:pos="9062"/>
            </w:tabs>
            <w:rPr>
              <w:rFonts w:eastAsiaTheme="minorEastAsia"/>
              <w:noProof/>
              <w:lang w:eastAsia="de-CH"/>
            </w:rPr>
          </w:pPr>
          <w:hyperlink w:anchor="_Toc527041230" w:history="1">
            <w:r w:rsidRPr="002B0653">
              <w:rPr>
                <w:rStyle w:val="Hyperlink"/>
                <w:noProof/>
              </w:rPr>
              <w:t>5.2 Die Sonderkarten</w:t>
            </w:r>
            <w:r>
              <w:rPr>
                <w:noProof/>
                <w:webHidden/>
              </w:rPr>
              <w:tab/>
            </w:r>
            <w:r>
              <w:rPr>
                <w:noProof/>
                <w:webHidden/>
              </w:rPr>
              <w:fldChar w:fldCharType="begin"/>
            </w:r>
            <w:r>
              <w:rPr>
                <w:noProof/>
                <w:webHidden/>
              </w:rPr>
              <w:instrText xml:space="preserve"> PAGEREF _Toc527041230 \h </w:instrText>
            </w:r>
            <w:r>
              <w:rPr>
                <w:noProof/>
                <w:webHidden/>
              </w:rPr>
            </w:r>
            <w:r>
              <w:rPr>
                <w:noProof/>
                <w:webHidden/>
              </w:rPr>
              <w:fldChar w:fldCharType="separate"/>
            </w:r>
            <w:r>
              <w:rPr>
                <w:noProof/>
                <w:webHidden/>
              </w:rPr>
              <w:t>4</w:t>
            </w:r>
            <w:r>
              <w:rPr>
                <w:noProof/>
                <w:webHidden/>
              </w:rPr>
              <w:fldChar w:fldCharType="end"/>
            </w:r>
          </w:hyperlink>
        </w:p>
        <w:p w14:paraId="17AA9330" w14:textId="75490C7B" w:rsidR="003D09F7" w:rsidRDefault="003D09F7">
          <w:pPr>
            <w:pStyle w:val="Verzeichnis2"/>
            <w:tabs>
              <w:tab w:val="right" w:leader="dot" w:pos="9062"/>
            </w:tabs>
            <w:rPr>
              <w:rFonts w:eastAsiaTheme="minorEastAsia"/>
              <w:noProof/>
              <w:lang w:eastAsia="de-CH"/>
            </w:rPr>
          </w:pPr>
          <w:hyperlink w:anchor="_Toc527041231" w:history="1">
            <w:r w:rsidRPr="002B0653">
              <w:rPr>
                <w:rStyle w:val="Hyperlink"/>
                <w:noProof/>
              </w:rPr>
              <w:t>5.3 Ablauf</w:t>
            </w:r>
            <w:r>
              <w:rPr>
                <w:noProof/>
                <w:webHidden/>
              </w:rPr>
              <w:tab/>
            </w:r>
            <w:r>
              <w:rPr>
                <w:noProof/>
                <w:webHidden/>
              </w:rPr>
              <w:fldChar w:fldCharType="begin"/>
            </w:r>
            <w:r>
              <w:rPr>
                <w:noProof/>
                <w:webHidden/>
              </w:rPr>
              <w:instrText xml:space="preserve"> PAGEREF _Toc527041231 \h </w:instrText>
            </w:r>
            <w:r>
              <w:rPr>
                <w:noProof/>
                <w:webHidden/>
              </w:rPr>
            </w:r>
            <w:r>
              <w:rPr>
                <w:noProof/>
                <w:webHidden/>
              </w:rPr>
              <w:fldChar w:fldCharType="separate"/>
            </w:r>
            <w:r>
              <w:rPr>
                <w:noProof/>
                <w:webHidden/>
              </w:rPr>
              <w:t>6</w:t>
            </w:r>
            <w:r>
              <w:rPr>
                <w:noProof/>
                <w:webHidden/>
              </w:rPr>
              <w:fldChar w:fldCharType="end"/>
            </w:r>
          </w:hyperlink>
        </w:p>
        <w:p w14:paraId="05DD61A5" w14:textId="6374699E" w:rsidR="003D09F7" w:rsidRDefault="003D09F7">
          <w:pPr>
            <w:pStyle w:val="Verzeichnis2"/>
            <w:tabs>
              <w:tab w:val="right" w:leader="dot" w:pos="9062"/>
            </w:tabs>
            <w:rPr>
              <w:rFonts w:eastAsiaTheme="minorEastAsia"/>
              <w:noProof/>
              <w:lang w:eastAsia="de-CH"/>
            </w:rPr>
          </w:pPr>
          <w:hyperlink w:anchor="_Toc527041232" w:history="1">
            <w:r w:rsidRPr="002B0653">
              <w:rPr>
                <w:rStyle w:val="Hyperlink"/>
                <w:noProof/>
              </w:rPr>
              <w:t>5.4 Ende der Runde</w:t>
            </w:r>
            <w:r>
              <w:rPr>
                <w:noProof/>
                <w:webHidden/>
              </w:rPr>
              <w:tab/>
            </w:r>
            <w:r>
              <w:rPr>
                <w:noProof/>
                <w:webHidden/>
              </w:rPr>
              <w:fldChar w:fldCharType="begin"/>
            </w:r>
            <w:r>
              <w:rPr>
                <w:noProof/>
                <w:webHidden/>
              </w:rPr>
              <w:instrText xml:space="preserve"> PAGEREF _Toc527041232 \h </w:instrText>
            </w:r>
            <w:r>
              <w:rPr>
                <w:noProof/>
                <w:webHidden/>
              </w:rPr>
            </w:r>
            <w:r>
              <w:rPr>
                <w:noProof/>
                <w:webHidden/>
              </w:rPr>
              <w:fldChar w:fldCharType="separate"/>
            </w:r>
            <w:r>
              <w:rPr>
                <w:noProof/>
                <w:webHidden/>
              </w:rPr>
              <w:t>6</w:t>
            </w:r>
            <w:r>
              <w:rPr>
                <w:noProof/>
                <w:webHidden/>
              </w:rPr>
              <w:fldChar w:fldCharType="end"/>
            </w:r>
          </w:hyperlink>
        </w:p>
        <w:p w14:paraId="18F7BC2E" w14:textId="39D4C505" w:rsidR="003D09F7" w:rsidRDefault="003D09F7">
          <w:pPr>
            <w:pStyle w:val="Verzeichnis1"/>
            <w:tabs>
              <w:tab w:val="right" w:leader="dot" w:pos="9062"/>
            </w:tabs>
            <w:rPr>
              <w:rFonts w:eastAsiaTheme="minorEastAsia"/>
              <w:noProof/>
              <w:lang w:eastAsia="de-CH"/>
            </w:rPr>
          </w:pPr>
          <w:hyperlink w:anchor="_Toc527041233" w:history="1">
            <w:r w:rsidRPr="002B0653">
              <w:rPr>
                <w:rStyle w:val="Hyperlink"/>
                <w:noProof/>
              </w:rPr>
              <w:t>6. Design</w:t>
            </w:r>
            <w:r>
              <w:rPr>
                <w:noProof/>
                <w:webHidden/>
              </w:rPr>
              <w:tab/>
            </w:r>
            <w:r>
              <w:rPr>
                <w:noProof/>
                <w:webHidden/>
              </w:rPr>
              <w:fldChar w:fldCharType="begin"/>
            </w:r>
            <w:r>
              <w:rPr>
                <w:noProof/>
                <w:webHidden/>
              </w:rPr>
              <w:instrText xml:space="preserve"> PAGEREF _Toc527041233 \h </w:instrText>
            </w:r>
            <w:r>
              <w:rPr>
                <w:noProof/>
                <w:webHidden/>
              </w:rPr>
            </w:r>
            <w:r>
              <w:rPr>
                <w:noProof/>
                <w:webHidden/>
              </w:rPr>
              <w:fldChar w:fldCharType="separate"/>
            </w:r>
            <w:r>
              <w:rPr>
                <w:noProof/>
                <w:webHidden/>
              </w:rPr>
              <w:t>7</w:t>
            </w:r>
            <w:r>
              <w:rPr>
                <w:noProof/>
                <w:webHidden/>
              </w:rPr>
              <w:fldChar w:fldCharType="end"/>
            </w:r>
          </w:hyperlink>
        </w:p>
        <w:p w14:paraId="72FADDE4" w14:textId="4F5A63DD" w:rsidR="003D09F7" w:rsidRDefault="003D09F7">
          <w:pPr>
            <w:pStyle w:val="Verzeichnis1"/>
            <w:tabs>
              <w:tab w:val="right" w:leader="dot" w:pos="9062"/>
            </w:tabs>
            <w:rPr>
              <w:rFonts w:eastAsiaTheme="minorEastAsia"/>
              <w:noProof/>
              <w:lang w:eastAsia="de-CH"/>
            </w:rPr>
          </w:pPr>
          <w:hyperlink w:anchor="_Toc527041234" w:history="1">
            <w:r w:rsidRPr="002B0653">
              <w:rPr>
                <w:rStyle w:val="Hyperlink"/>
                <w:noProof/>
              </w:rPr>
              <w:t>7. Implementierung</w:t>
            </w:r>
            <w:r>
              <w:rPr>
                <w:noProof/>
                <w:webHidden/>
              </w:rPr>
              <w:tab/>
            </w:r>
            <w:r>
              <w:rPr>
                <w:noProof/>
                <w:webHidden/>
              </w:rPr>
              <w:fldChar w:fldCharType="begin"/>
            </w:r>
            <w:r>
              <w:rPr>
                <w:noProof/>
                <w:webHidden/>
              </w:rPr>
              <w:instrText xml:space="preserve"> PAGEREF _Toc527041234 \h </w:instrText>
            </w:r>
            <w:r>
              <w:rPr>
                <w:noProof/>
                <w:webHidden/>
              </w:rPr>
            </w:r>
            <w:r>
              <w:rPr>
                <w:noProof/>
                <w:webHidden/>
              </w:rPr>
              <w:fldChar w:fldCharType="separate"/>
            </w:r>
            <w:r>
              <w:rPr>
                <w:noProof/>
                <w:webHidden/>
              </w:rPr>
              <w:t>7</w:t>
            </w:r>
            <w:r>
              <w:rPr>
                <w:noProof/>
                <w:webHidden/>
              </w:rPr>
              <w:fldChar w:fldCharType="end"/>
            </w:r>
          </w:hyperlink>
        </w:p>
        <w:p w14:paraId="1D1F61FA" w14:textId="563BB8D6" w:rsidR="003D09F7" w:rsidRDefault="003D09F7">
          <w:pPr>
            <w:pStyle w:val="Verzeichnis2"/>
            <w:tabs>
              <w:tab w:val="right" w:leader="dot" w:pos="9062"/>
            </w:tabs>
            <w:rPr>
              <w:rFonts w:eastAsiaTheme="minorEastAsia"/>
              <w:noProof/>
              <w:lang w:eastAsia="de-CH"/>
            </w:rPr>
          </w:pPr>
          <w:hyperlink w:anchor="_Toc527041235" w:history="1">
            <w:r w:rsidRPr="002B0653">
              <w:rPr>
                <w:rStyle w:val="Hyperlink"/>
                <w:noProof/>
              </w:rPr>
              <w:t>7.1 Kommunikation</w:t>
            </w:r>
            <w:r>
              <w:rPr>
                <w:noProof/>
                <w:webHidden/>
              </w:rPr>
              <w:tab/>
            </w:r>
            <w:r>
              <w:rPr>
                <w:noProof/>
                <w:webHidden/>
              </w:rPr>
              <w:fldChar w:fldCharType="begin"/>
            </w:r>
            <w:r>
              <w:rPr>
                <w:noProof/>
                <w:webHidden/>
              </w:rPr>
              <w:instrText xml:space="preserve"> PAGEREF _Toc527041235 \h </w:instrText>
            </w:r>
            <w:r>
              <w:rPr>
                <w:noProof/>
                <w:webHidden/>
              </w:rPr>
            </w:r>
            <w:r>
              <w:rPr>
                <w:noProof/>
                <w:webHidden/>
              </w:rPr>
              <w:fldChar w:fldCharType="separate"/>
            </w:r>
            <w:r>
              <w:rPr>
                <w:noProof/>
                <w:webHidden/>
              </w:rPr>
              <w:t>7</w:t>
            </w:r>
            <w:r>
              <w:rPr>
                <w:noProof/>
                <w:webHidden/>
              </w:rPr>
              <w:fldChar w:fldCharType="end"/>
            </w:r>
          </w:hyperlink>
        </w:p>
        <w:p w14:paraId="57FE67E5" w14:textId="32C1DB23" w:rsidR="003D09F7" w:rsidRDefault="003D09F7">
          <w:pPr>
            <w:pStyle w:val="Verzeichnis2"/>
            <w:tabs>
              <w:tab w:val="right" w:leader="dot" w:pos="9062"/>
            </w:tabs>
            <w:rPr>
              <w:rFonts w:eastAsiaTheme="minorEastAsia"/>
              <w:noProof/>
              <w:lang w:eastAsia="de-CH"/>
            </w:rPr>
          </w:pPr>
          <w:hyperlink w:anchor="_Toc527041236" w:history="1">
            <w:r w:rsidRPr="002B0653">
              <w:rPr>
                <w:rStyle w:val="Hyperlink"/>
                <w:noProof/>
              </w:rPr>
              <w:t>7.2 Spiellogik</w:t>
            </w:r>
            <w:r>
              <w:rPr>
                <w:noProof/>
                <w:webHidden/>
              </w:rPr>
              <w:tab/>
            </w:r>
            <w:r>
              <w:rPr>
                <w:noProof/>
                <w:webHidden/>
              </w:rPr>
              <w:fldChar w:fldCharType="begin"/>
            </w:r>
            <w:r>
              <w:rPr>
                <w:noProof/>
                <w:webHidden/>
              </w:rPr>
              <w:instrText xml:space="preserve"> PAGEREF _Toc527041236 \h </w:instrText>
            </w:r>
            <w:r>
              <w:rPr>
                <w:noProof/>
                <w:webHidden/>
              </w:rPr>
            </w:r>
            <w:r>
              <w:rPr>
                <w:noProof/>
                <w:webHidden/>
              </w:rPr>
              <w:fldChar w:fldCharType="separate"/>
            </w:r>
            <w:r>
              <w:rPr>
                <w:noProof/>
                <w:webHidden/>
              </w:rPr>
              <w:t>8</w:t>
            </w:r>
            <w:r>
              <w:rPr>
                <w:noProof/>
                <w:webHidden/>
              </w:rPr>
              <w:fldChar w:fldCharType="end"/>
            </w:r>
          </w:hyperlink>
        </w:p>
        <w:p w14:paraId="55E49F3F" w14:textId="31122386" w:rsidR="003D09F7" w:rsidRDefault="003D09F7">
          <w:pPr>
            <w:pStyle w:val="Verzeichnis2"/>
            <w:tabs>
              <w:tab w:val="right" w:leader="dot" w:pos="9062"/>
            </w:tabs>
            <w:rPr>
              <w:rFonts w:eastAsiaTheme="minorEastAsia"/>
              <w:noProof/>
              <w:lang w:eastAsia="de-CH"/>
            </w:rPr>
          </w:pPr>
          <w:hyperlink w:anchor="_Toc527041237" w:history="1">
            <w:r w:rsidRPr="002B0653">
              <w:rPr>
                <w:rStyle w:val="Hyperlink"/>
                <w:noProof/>
              </w:rPr>
              <w:t>7.3 Grafik</w:t>
            </w:r>
            <w:r>
              <w:rPr>
                <w:noProof/>
                <w:webHidden/>
              </w:rPr>
              <w:tab/>
            </w:r>
            <w:r>
              <w:rPr>
                <w:noProof/>
                <w:webHidden/>
              </w:rPr>
              <w:fldChar w:fldCharType="begin"/>
            </w:r>
            <w:r>
              <w:rPr>
                <w:noProof/>
                <w:webHidden/>
              </w:rPr>
              <w:instrText xml:space="preserve"> PAGEREF _Toc527041237 \h </w:instrText>
            </w:r>
            <w:r>
              <w:rPr>
                <w:noProof/>
                <w:webHidden/>
              </w:rPr>
            </w:r>
            <w:r>
              <w:rPr>
                <w:noProof/>
                <w:webHidden/>
              </w:rPr>
              <w:fldChar w:fldCharType="separate"/>
            </w:r>
            <w:r>
              <w:rPr>
                <w:noProof/>
                <w:webHidden/>
              </w:rPr>
              <w:t>9</w:t>
            </w:r>
            <w:r>
              <w:rPr>
                <w:noProof/>
                <w:webHidden/>
              </w:rPr>
              <w:fldChar w:fldCharType="end"/>
            </w:r>
          </w:hyperlink>
        </w:p>
        <w:p w14:paraId="3EBE12AC" w14:textId="04B6742B" w:rsidR="003D09F7" w:rsidRDefault="003D09F7">
          <w:pPr>
            <w:pStyle w:val="Verzeichnis1"/>
            <w:tabs>
              <w:tab w:val="right" w:leader="dot" w:pos="9062"/>
            </w:tabs>
            <w:rPr>
              <w:rFonts w:eastAsiaTheme="minorEastAsia"/>
              <w:noProof/>
              <w:lang w:eastAsia="de-CH"/>
            </w:rPr>
          </w:pPr>
          <w:hyperlink w:anchor="_Toc527041238" w:history="1">
            <w:r w:rsidRPr="002B0653">
              <w:rPr>
                <w:rStyle w:val="Hyperlink"/>
                <w:noProof/>
              </w:rPr>
              <w:t>8. Testing</w:t>
            </w:r>
            <w:r>
              <w:rPr>
                <w:noProof/>
                <w:webHidden/>
              </w:rPr>
              <w:tab/>
            </w:r>
            <w:r>
              <w:rPr>
                <w:noProof/>
                <w:webHidden/>
              </w:rPr>
              <w:fldChar w:fldCharType="begin"/>
            </w:r>
            <w:r>
              <w:rPr>
                <w:noProof/>
                <w:webHidden/>
              </w:rPr>
              <w:instrText xml:space="preserve"> PAGEREF _Toc527041238 \h </w:instrText>
            </w:r>
            <w:r>
              <w:rPr>
                <w:noProof/>
                <w:webHidden/>
              </w:rPr>
            </w:r>
            <w:r>
              <w:rPr>
                <w:noProof/>
                <w:webHidden/>
              </w:rPr>
              <w:fldChar w:fldCharType="separate"/>
            </w:r>
            <w:r>
              <w:rPr>
                <w:noProof/>
                <w:webHidden/>
              </w:rPr>
              <w:t>9</w:t>
            </w:r>
            <w:r>
              <w:rPr>
                <w:noProof/>
                <w:webHidden/>
              </w:rPr>
              <w:fldChar w:fldCharType="end"/>
            </w:r>
          </w:hyperlink>
        </w:p>
        <w:p w14:paraId="1CDF21B6" w14:textId="50611752" w:rsidR="003D09F7" w:rsidRDefault="003D09F7">
          <w:pPr>
            <w:pStyle w:val="Verzeichnis1"/>
            <w:tabs>
              <w:tab w:val="right" w:leader="dot" w:pos="9062"/>
            </w:tabs>
            <w:rPr>
              <w:rFonts w:eastAsiaTheme="minorEastAsia"/>
              <w:noProof/>
              <w:lang w:eastAsia="de-CH"/>
            </w:rPr>
          </w:pPr>
          <w:hyperlink w:anchor="_Toc527041239" w:history="1">
            <w:r w:rsidRPr="002B0653">
              <w:rPr>
                <w:rStyle w:val="Hyperlink"/>
                <w:noProof/>
              </w:rPr>
              <w:t>9. Fazit</w:t>
            </w:r>
            <w:r>
              <w:rPr>
                <w:noProof/>
                <w:webHidden/>
              </w:rPr>
              <w:tab/>
            </w:r>
            <w:r>
              <w:rPr>
                <w:noProof/>
                <w:webHidden/>
              </w:rPr>
              <w:fldChar w:fldCharType="begin"/>
            </w:r>
            <w:r>
              <w:rPr>
                <w:noProof/>
                <w:webHidden/>
              </w:rPr>
              <w:instrText xml:space="preserve"> PAGEREF _Toc527041239 \h </w:instrText>
            </w:r>
            <w:r>
              <w:rPr>
                <w:noProof/>
                <w:webHidden/>
              </w:rPr>
            </w:r>
            <w:r>
              <w:rPr>
                <w:noProof/>
                <w:webHidden/>
              </w:rPr>
              <w:fldChar w:fldCharType="separate"/>
            </w:r>
            <w:r>
              <w:rPr>
                <w:noProof/>
                <w:webHidden/>
              </w:rPr>
              <w:t>9</w:t>
            </w:r>
            <w:r>
              <w:rPr>
                <w:noProof/>
                <w:webHidden/>
              </w:rPr>
              <w:fldChar w:fldCharType="end"/>
            </w:r>
          </w:hyperlink>
        </w:p>
        <w:p w14:paraId="371CF2B3" w14:textId="1669A8BD" w:rsidR="003D09F7" w:rsidRDefault="003D09F7">
          <w:pPr>
            <w:pStyle w:val="Verzeichnis1"/>
            <w:tabs>
              <w:tab w:val="right" w:leader="dot" w:pos="9062"/>
            </w:tabs>
            <w:rPr>
              <w:rFonts w:eastAsiaTheme="minorEastAsia"/>
              <w:noProof/>
              <w:lang w:eastAsia="de-CH"/>
            </w:rPr>
          </w:pPr>
          <w:hyperlink w:anchor="_Toc527041240" w:history="1">
            <w:r w:rsidRPr="002B0653">
              <w:rPr>
                <w:rStyle w:val="Hyperlink"/>
                <w:noProof/>
              </w:rPr>
              <w:t>10. Anhang</w:t>
            </w:r>
            <w:r>
              <w:rPr>
                <w:noProof/>
                <w:webHidden/>
              </w:rPr>
              <w:tab/>
            </w:r>
            <w:r>
              <w:rPr>
                <w:noProof/>
                <w:webHidden/>
              </w:rPr>
              <w:fldChar w:fldCharType="begin"/>
            </w:r>
            <w:r>
              <w:rPr>
                <w:noProof/>
                <w:webHidden/>
              </w:rPr>
              <w:instrText xml:space="preserve"> PAGEREF _Toc527041240 \h </w:instrText>
            </w:r>
            <w:r>
              <w:rPr>
                <w:noProof/>
                <w:webHidden/>
              </w:rPr>
            </w:r>
            <w:r>
              <w:rPr>
                <w:noProof/>
                <w:webHidden/>
              </w:rPr>
              <w:fldChar w:fldCharType="separate"/>
            </w:r>
            <w:r>
              <w:rPr>
                <w:noProof/>
                <w:webHidden/>
              </w:rPr>
              <w:t>10</w:t>
            </w:r>
            <w:r>
              <w:rPr>
                <w:noProof/>
                <w:webHidden/>
              </w:rPr>
              <w:fldChar w:fldCharType="end"/>
            </w:r>
          </w:hyperlink>
        </w:p>
        <w:p w14:paraId="6C977D9D" w14:textId="6B4CCD55" w:rsidR="003D09F7" w:rsidRDefault="003D09F7">
          <w:pPr>
            <w:pStyle w:val="Verzeichnis2"/>
            <w:tabs>
              <w:tab w:val="right" w:leader="dot" w:pos="9062"/>
            </w:tabs>
            <w:rPr>
              <w:rFonts w:eastAsiaTheme="minorEastAsia"/>
              <w:noProof/>
              <w:lang w:eastAsia="de-CH"/>
            </w:rPr>
          </w:pPr>
          <w:hyperlink w:anchor="_Toc527041241" w:history="1">
            <w:r w:rsidRPr="002B0653">
              <w:rPr>
                <w:rStyle w:val="Hyperlink"/>
                <w:noProof/>
              </w:rPr>
              <w:t>10.1 Glossar</w:t>
            </w:r>
            <w:r>
              <w:rPr>
                <w:noProof/>
                <w:webHidden/>
              </w:rPr>
              <w:tab/>
            </w:r>
            <w:r>
              <w:rPr>
                <w:noProof/>
                <w:webHidden/>
              </w:rPr>
              <w:fldChar w:fldCharType="begin"/>
            </w:r>
            <w:r>
              <w:rPr>
                <w:noProof/>
                <w:webHidden/>
              </w:rPr>
              <w:instrText xml:space="preserve"> PAGEREF _Toc527041241 \h </w:instrText>
            </w:r>
            <w:r>
              <w:rPr>
                <w:noProof/>
                <w:webHidden/>
              </w:rPr>
            </w:r>
            <w:r>
              <w:rPr>
                <w:noProof/>
                <w:webHidden/>
              </w:rPr>
              <w:fldChar w:fldCharType="separate"/>
            </w:r>
            <w:r>
              <w:rPr>
                <w:noProof/>
                <w:webHidden/>
              </w:rPr>
              <w:t>10</w:t>
            </w:r>
            <w:r>
              <w:rPr>
                <w:noProof/>
                <w:webHidden/>
              </w:rPr>
              <w:fldChar w:fldCharType="end"/>
            </w:r>
          </w:hyperlink>
        </w:p>
        <w:p w14:paraId="0C0778B0" w14:textId="1C5BD76E" w:rsidR="00365ACA" w:rsidRDefault="00365ACA">
          <w:r>
            <w:rPr>
              <w:b/>
              <w:bCs/>
              <w:lang w:val="de-DE"/>
            </w:rPr>
            <w:fldChar w:fldCharType="end"/>
          </w:r>
        </w:p>
      </w:sdtContent>
    </w:sdt>
    <w:p w14:paraId="15ADBFF2" w14:textId="0B37FAD2" w:rsidR="00F52D16" w:rsidRDefault="00365ACA" w:rsidP="004D7A2E">
      <w:pPr>
        <w:pStyle w:val="MAberschrift1"/>
      </w:pPr>
      <w:r>
        <w:br w:type="page"/>
      </w:r>
      <w:bookmarkStart w:id="1" w:name="_Toc527041221"/>
      <w:r w:rsidR="004D7A2E">
        <w:lastRenderedPageBreak/>
        <w:t xml:space="preserve">1. </w:t>
      </w:r>
      <w:r w:rsidR="00F52D16">
        <w:t>Abstract</w:t>
      </w:r>
      <w:bookmarkEnd w:id="1"/>
    </w:p>
    <w:p w14:paraId="4055CA74" w14:textId="77777777" w:rsidR="00D324AA" w:rsidRDefault="004D7A2E" w:rsidP="004D7A2E">
      <w:pPr>
        <w:pStyle w:val="MAberschrift1"/>
      </w:pPr>
      <w:bookmarkStart w:id="2" w:name="_Toc527041222"/>
      <w:r>
        <w:t xml:space="preserve">2. </w:t>
      </w:r>
      <w:r w:rsidR="00F52D16">
        <w:t>Zielsetzung</w:t>
      </w:r>
      <w:bookmarkEnd w:id="2"/>
    </w:p>
    <w:p w14:paraId="1030BB25" w14:textId="78640843" w:rsidR="00D324AA" w:rsidRDefault="009924B3" w:rsidP="004D7A2E">
      <w:pPr>
        <w:pStyle w:val="MAberschrift1"/>
      </w:pPr>
      <w:bookmarkStart w:id="3" w:name="_Toc527041223"/>
      <w:r>
        <w:t xml:space="preserve">3. </w:t>
      </w:r>
      <w:r w:rsidR="00023BD6">
        <w:t>Vorwort</w:t>
      </w:r>
      <w:bookmarkEnd w:id="3"/>
    </w:p>
    <w:p w14:paraId="7F7F0E19" w14:textId="318BC15E" w:rsidR="00365ACA" w:rsidRPr="009924B3" w:rsidRDefault="00D324AA" w:rsidP="009924B3">
      <w:pPr>
        <w:rPr>
          <w:rFonts w:eastAsiaTheme="majorEastAsia" w:cstheme="majorBidi"/>
          <w:sz w:val="32"/>
          <w:szCs w:val="32"/>
        </w:rPr>
      </w:pPr>
      <w:r>
        <w:br w:type="page"/>
      </w:r>
    </w:p>
    <w:p w14:paraId="38883C3B" w14:textId="6A6CE5B9" w:rsidR="00DA7F9F" w:rsidRDefault="004D7A2E" w:rsidP="004D7A2E">
      <w:pPr>
        <w:pStyle w:val="MAberschrift1"/>
      </w:pPr>
      <w:bookmarkStart w:id="4" w:name="_Toc527041224"/>
      <w:r>
        <w:lastRenderedPageBreak/>
        <w:t xml:space="preserve">4. </w:t>
      </w:r>
      <w:r w:rsidR="00DA7F9F">
        <w:t>Theorie</w:t>
      </w:r>
      <w:bookmarkEnd w:id="4"/>
    </w:p>
    <w:p w14:paraId="5D7B6957" w14:textId="16505AC4" w:rsidR="00DA7F9F" w:rsidRDefault="00DA7F9F" w:rsidP="00B13DF5">
      <w:pPr>
        <w:pStyle w:val="MAberschrift2"/>
      </w:pPr>
      <w:bookmarkStart w:id="5" w:name="_Toc527041225"/>
      <w:r>
        <w:t>4.1</w:t>
      </w:r>
      <w:r w:rsidR="00B13DF5">
        <w:t xml:space="preserve"> </w:t>
      </w:r>
      <w:r>
        <w:t>Client-</w:t>
      </w:r>
      <w:r w:rsidRPr="00023BD6">
        <w:t>Server</w:t>
      </w:r>
      <w:r>
        <w:t>-Kommunikation</w:t>
      </w:r>
      <w:bookmarkEnd w:id="5"/>
    </w:p>
    <w:p w14:paraId="62851A80" w14:textId="54A73E1F" w:rsidR="00DA7F9F" w:rsidRDefault="00DA7F9F" w:rsidP="00DA7F9F">
      <w:pPr>
        <w:pStyle w:val="MAText"/>
      </w:pPr>
      <w:r>
        <w:rPr>
          <w:noProof/>
        </w:rPr>
        <w:drawing>
          <wp:anchor distT="0" distB="0" distL="114300" distR="114300" simplePos="0" relativeHeight="251671552" behindDoc="0" locked="0" layoutInCell="1" allowOverlap="1" wp14:anchorId="565D696D" wp14:editId="58A25CC1">
            <wp:simplePos x="0" y="0"/>
            <wp:positionH relativeFrom="margin">
              <wp:align>right</wp:align>
            </wp:positionH>
            <wp:positionV relativeFrom="paragraph">
              <wp:posOffset>2540</wp:posOffset>
            </wp:positionV>
            <wp:extent cx="1752600" cy="2381250"/>
            <wp:effectExtent l="0" t="0" r="0" b="0"/>
            <wp:wrapSquare wrapText="bothSides"/>
            <wp:docPr id="5" name="Grafik 5" descr="Ein Bild, das Tex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ient-server.png"/>
                    <pic:cNvPicPr/>
                  </pic:nvPicPr>
                  <pic:blipFill>
                    <a:blip r:embed="rId8">
                      <a:extLst>
                        <a:ext uri="{28A0092B-C50C-407E-A947-70E740481C1C}">
                          <a14:useLocalDpi xmlns:a14="http://schemas.microsoft.com/office/drawing/2010/main" val="0"/>
                        </a:ext>
                      </a:extLst>
                    </a:blip>
                    <a:stretch>
                      <a:fillRect/>
                    </a:stretch>
                  </pic:blipFill>
                  <pic:spPr>
                    <a:xfrm>
                      <a:off x="0" y="0"/>
                      <a:ext cx="1752600" cy="2381250"/>
                    </a:xfrm>
                    <a:prstGeom prst="rect">
                      <a:avLst/>
                    </a:prstGeom>
                  </pic:spPr>
                </pic:pic>
              </a:graphicData>
            </a:graphic>
            <wp14:sizeRelH relativeFrom="page">
              <wp14:pctWidth>0</wp14:pctWidth>
            </wp14:sizeRelH>
            <wp14:sizeRelV relativeFrom="page">
              <wp14:pctHeight>0</wp14:pctHeight>
            </wp14:sizeRelV>
          </wp:anchor>
        </w:drawing>
      </w:r>
      <w:r>
        <w:t xml:space="preserve">Wann immer zwei Geräte miteinander Daten austauschen, spielt die Client-Server-Kommunikation eine Rolle. Wie der Name schon sagt, geht es bei der Client-Server-Kommunikation um die Kommunikation zwischen Client und Server. Der Client ist dabei das Programm, das Anfragen an den Server sendet und mit welchem der Nutzer interagiert. Wogegen der Server das Programm ist, welches auf Anfragen des Clients reagiert und antwortet. Beim Beispiel des Tichuspiels sendet der Client eine Anfrage an den Server, ob die vom Spieler gewählten Karten eine gültige Kombination ergeben, worauf der Server </w:t>
      </w:r>
      <w:r w:rsidR="007B2C30">
        <w:t xml:space="preserve">die Anfrage </w:t>
      </w:r>
      <w:r>
        <w:t xml:space="preserve">überprüft und die Antwort an den Client zurückschickt. Der Server wartet immer auf einem vordefinierten Port auf eine Anfrage des Clients, wobei allen Clients, die mit dem Server interagieren wollen, der Port bekannt sein muss. Die Portnummer gehen von 0 bis 65535, wovon die Ports 0 bis 1023 für Systemdienste reserviert sind und nicht anders gebraucht werden dürfen. </w:t>
      </w:r>
      <w:r w:rsidR="009924B3">
        <w:rPr>
          <w:rStyle w:val="Funotenzeichen"/>
        </w:rPr>
        <w:footnoteReference w:id="1"/>
      </w:r>
    </w:p>
    <w:p w14:paraId="27568FEC" w14:textId="77777777" w:rsidR="008063D1" w:rsidRDefault="008063D1" w:rsidP="00DA7F9F">
      <w:pPr>
        <w:pStyle w:val="MAText"/>
      </w:pPr>
    </w:p>
    <w:p w14:paraId="3EDC0808" w14:textId="0B13B930" w:rsidR="002B6DD6" w:rsidRDefault="002B6DD6" w:rsidP="00B13DF5">
      <w:pPr>
        <w:pStyle w:val="MAberschrift2"/>
      </w:pPr>
      <w:bookmarkStart w:id="6" w:name="_Toc527041226"/>
      <w:r>
        <w:t>4.2</w:t>
      </w:r>
      <w:r w:rsidR="00B13DF5">
        <w:t xml:space="preserve"> </w:t>
      </w:r>
      <w:r>
        <w:t>TCP/IP</w:t>
      </w:r>
      <w:bookmarkEnd w:id="6"/>
    </w:p>
    <w:p w14:paraId="1A2CF6B2" w14:textId="247CAE8D" w:rsidR="002B6DD6" w:rsidRPr="002B6DD6" w:rsidRDefault="009924B3" w:rsidP="002B6DD6">
      <w:pPr>
        <w:pStyle w:val="MAText"/>
      </w:pPr>
      <w:r>
        <w:t xml:space="preserve">TCP/IP steht für </w:t>
      </w:r>
      <w:r w:rsidRPr="00855952">
        <w:t>Transmission Control Protocol/Internet Protocol</w:t>
      </w:r>
      <w:r>
        <w:t xml:space="preserve"> und ist eine Familie von Netzwerkprotokollen. Wegen ihrer Wichtigkeit für das Internet, wir sie auch häufig als Internetprotokollfamilie bezeichnet. Die Erkennung von Geräten funktioniert beim TCP/IP mittels IP-Adressen. TCP/IP gehört zu den ersten Netzwerkprotokollen, die auf allen gängigen Betriebssystemen laufen, und ist das einzige erfolgreiche dieser Art. Gegen seine früheren Konkurrenten, die jeweils für ein Betriebssystem spezialisiert waren, wie zum Beispiel AppleTalk für Apple oder netBEUI für Windows, setzte TCP/IP sich vor allem wegen seiner Flexibilität durch und auch wegen der Verbreitung des Internets, welches ebenfalls IP-Adressen braucht. </w:t>
      </w:r>
      <w:r>
        <w:rPr>
          <w:rStyle w:val="Funotenzeichen"/>
        </w:rPr>
        <w:footnoteReference w:id="2"/>
      </w:r>
    </w:p>
    <w:p w14:paraId="4A00D1B2" w14:textId="7FAD92C5" w:rsidR="00DA7F9F" w:rsidRPr="00DA7F9F" w:rsidRDefault="00DA7F9F" w:rsidP="00B13DF5">
      <w:pPr>
        <w:pStyle w:val="MAberschrift2"/>
      </w:pPr>
      <w:bookmarkStart w:id="7" w:name="_Toc527041227"/>
      <w:r w:rsidRPr="00DA7F9F">
        <w:t>4.3</w:t>
      </w:r>
      <w:r w:rsidR="00B13DF5">
        <w:t xml:space="preserve"> </w:t>
      </w:r>
      <w:r w:rsidRPr="00DA7F9F">
        <w:t>Delegations-Eventmodell</w:t>
      </w:r>
      <w:bookmarkEnd w:id="7"/>
    </w:p>
    <w:p w14:paraId="1C797B00" w14:textId="2D30BA2C" w:rsidR="00DA7F9F" w:rsidRDefault="00DA7F9F" w:rsidP="00DA7F9F">
      <w:pPr>
        <w:pStyle w:val="MAText"/>
      </w:pPr>
      <w:r w:rsidRPr="00DA7F9F">
        <w:t xml:space="preserve">Sobald ein Programm nicht mehr sequentiell abläuft, da es auf Ereignisse, wie Tastatur- oder Mauseingaben, wartet, wird es als ereignisgesteuertes Programm bezeichnet. Ereignisgesteuerte Programme haben Methoden, die inaktiv sind, bis ein bestimmtes Event sie aktiviert. Solche Methoden nennt man Callbackmethoden. Ein Programm, welches Callbackmethoden verwenden will, muss einen Eventlistener implementieren, welcher beim Auftreten des erwarteten Events die zugehörige Callbackmethode aufruft. </w:t>
      </w:r>
      <w:r w:rsidRPr="004A19C2">
        <w:t>Die Callbackmethode wird in der Klasse, welche den Eventlistener implementiert</w:t>
      </w:r>
      <w:r w:rsidR="00C83073" w:rsidRPr="004A19C2">
        <w:t>,</w:t>
      </w:r>
      <w:r w:rsidRPr="004A19C2">
        <w:t xml:space="preserve"> überschrieben, wodurch selbst bestimmt werden kann, was passieren soll, sobald die Callbackmethode aufgerufen wird.</w:t>
      </w:r>
      <w:r w:rsidRPr="00DA7F9F">
        <w:t xml:space="preserve"> Als Eventmodell bezeichnet man das Verfahren, mit welchem dieses Konzept mit Callbackmethoden programmiertechnisch umgesetzt wird. Da das klassische Eventmodell nicht objektorientiert ist und daher nicht wirklich in eine Klassenstruktur passt, entwickelten die Java-Entwickler in der Java Version 1.1 das Delegations-Eventmodell, welches viel besser zum objektorientierten Programmieren passte.</w:t>
      </w:r>
      <w:r w:rsidR="00777177">
        <w:rPr>
          <w:rStyle w:val="Funotenzeichen"/>
        </w:rPr>
        <w:footnoteReference w:id="3"/>
      </w:r>
    </w:p>
    <w:p w14:paraId="7B706099" w14:textId="77777777" w:rsidR="00DA7F9F" w:rsidRDefault="00DA7F9F" w:rsidP="00DA7F9F">
      <w:pPr>
        <w:pStyle w:val="MAText"/>
      </w:pPr>
    </w:p>
    <w:p w14:paraId="4FEB9978" w14:textId="4D9E0AB4" w:rsidR="00DA7F9F" w:rsidRPr="004D7A2E" w:rsidRDefault="003F00F4" w:rsidP="004D7A2E">
      <w:pPr>
        <w:pStyle w:val="MAberschrift1"/>
      </w:pPr>
      <w:r>
        <w:br w:type="page"/>
      </w:r>
      <w:bookmarkStart w:id="8" w:name="_Toc527041228"/>
      <w:r w:rsidR="004D7A2E">
        <w:lastRenderedPageBreak/>
        <w:t xml:space="preserve">5. </w:t>
      </w:r>
      <w:r w:rsidR="00DA7F9F">
        <w:t>Tichu</w:t>
      </w:r>
      <w:bookmarkEnd w:id="8"/>
    </w:p>
    <w:p w14:paraId="25AE4DB2" w14:textId="77777777" w:rsidR="004D7A2E" w:rsidRDefault="00DA7F9F" w:rsidP="004D7A2E">
      <w:pPr>
        <w:pStyle w:val="MAText"/>
      </w:pPr>
      <w:r>
        <w:t xml:space="preserve">Tichu ist ein Kartenspiel für vier Spieler, wobei jeweils die zwei einander </w:t>
      </w:r>
      <w:r w:rsidR="00C83073">
        <w:t>diagona</w:t>
      </w:r>
      <w:r w:rsidR="00940558">
        <w:t>l</w:t>
      </w:r>
      <w:r w:rsidR="002F7BB5">
        <w:t xml:space="preserve"> </w:t>
      </w:r>
      <w:r>
        <w:t>gegenübersitzenden Spieler ein Team bilden. Gespielt wird Tichu mit 56 Karten: von Zwei bis Ass in vier Farben plus vier Sonderkarten.</w:t>
      </w:r>
      <w:r w:rsidR="002F7BB5">
        <w:t xml:space="preserve"> Ziel des Spiels ist, in den einzelnen Spielrunden möglichst wertvolle Karten in den Stichen einzufangen, um so als erstes Team die zum Voraus vereinbarte Zielpunktzahl (in der Regel 1'000 Punkte) zu erreichen.</w:t>
      </w:r>
    </w:p>
    <w:p w14:paraId="43ED7040" w14:textId="015EBC6B" w:rsidR="004D7A2E" w:rsidRDefault="004D7A2E" w:rsidP="00B13DF5">
      <w:pPr>
        <w:pStyle w:val="MAberschrift2"/>
      </w:pPr>
      <w:bookmarkStart w:id="9" w:name="_Toc527041229"/>
      <w:r>
        <w:t>5.1</w:t>
      </w:r>
      <w:r w:rsidR="00B13DF5">
        <w:t xml:space="preserve"> </w:t>
      </w:r>
      <w:r>
        <w:t>Die Kombinationen</w:t>
      </w:r>
      <w:bookmarkEnd w:id="9"/>
      <w:r>
        <w:t xml:space="preserve"> </w:t>
      </w:r>
    </w:p>
    <w:p w14:paraId="06F819C0" w14:textId="77777777" w:rsidR="004D7A2E" w:rsidRDefault="004D7A2E" w:rsidP="004D7A2E">
      <w:pPr>
        <w:pStyle w:val="MAText"/>
      </w:pPr>
      <w:r w:rsidRPr="005839E1">
        <w:t xml:space="preserve">Beim Tichu gibt es viele verschiedene </w:t>
      </w:r>
      <w:r>
        <w:t>Kartenk</w:t>
      </w:r>
      <w:r w:rsidRPr="005839E1">
        <w:t>ombinationen</w:t>
      </w:r>
      <w:r>
        <w:t xml:space="preserve">: </w:t>
      </w:r>
      <w:r w:rsidRPr="005839E1">
        <w:t xml:space="preserve"> </w:t>
      </w:r>
    </w:p>
    <w:p w14:paraId="77008DB3" w14:textId="77777777" w:rsidR="004D7A2E" w:rsidRPr="005839E1" w:rsidRDefault="004D7A2E" w:rsidP="004D7A2E">
      <w:pPr>
        <w:pStyle w:val="MAText"/>
      </w:pPr>
    </w:p>
    <w:tbl>
      <w:tblPr>
        <w:tblStyle w:val="HelleSchattierung"/>
        <w:tblW w:w="0" w:type="auto"/>
        <w:tblLook w:val="0480" w:firstRow="0" w:lastRow="0" w:firstColumn="1" w:lastColumn="0" w:noHBand="0" w:noVBand="1"/>
      </w:tblPr>
      <w:tblGrid>
        <w:gridCol w:w="1653"/>
        <w:gridCol w:w="7419"/>
      </w:tblGrid>
      <w:tr w:rsidR="004D7A2E" w:rsidRPr="005839E1" w14:paraId="73080142" w14:textId="77777777" w:rsidTr="00DD1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B48F9A5" w14:textId="77777777" w:rsidR="004D7A2E" w:rsidRPr="005839E1" w:rsidRDefault="004D7A2E" w:rsidP="00DD13EB">
            <w:pPr>
              <w:pStyle w:val="MAText"/>
              <w:spacing w:before="60" w:after="60"/>
            </w:pPr>
            <w:r w:rsidRPr="005839E1">
              <w:t>Einzelkarte</w:t>
            </w:r>
          </w:p>
        </w:tc>
        <w:tc>
          <w:tcPr>
            <w:tcW w:w="7544" w:type="dxa"/>
          </w:tcPr>
          <w:p w14:paraId="699E2540" w14:textId="77777777" w:rsidR="004D7A2E" w:rsidRPr="005839E1" w:rsidRDefault="004D7A2E" w:rsidP="00DD13EB">
            <w:pPr>
              <w:pStyle w:val="MAText"/>
              <w:spacing w:before="60" w:after="60"/>
              <w:cnfStyle w:val="000000100000" w:firstRow="0" w:lastRow="0" w:firstColumn="0" w:lastColumn="0" w:oddVBand="0" w:evenVBand="0" w:oddHBand="1" w:evenHBand="0" w:firstRowFirstColumn="0" w:firstRowLastColumn="0" w:lastRowFirstColumn="0" w:lastRowLastColumn="0"/>
            </w:pPr>
            <w:r w:rsidRPr="005839E1">
              <w:t>Eine einzelne Karte</w:t>
            </w:r>
          </w:p>
        </w:tc>
      </w:tr>
      <w:tr w:rsidR="004D7A2E" w:rsidRPr="005839E1" w14:paraId="06F3B225" w14:textId="77777777" w:rsidTr="00DD13EB">
        <w:tc>
          <w:tcPr>
            <w:cnfStyle w:val="001000000000" w:firstRow="0" w:lastRow="0" w:firstColumn="1" w:lastColumn="0" w:oddVBand="0" w:evenVBand="0" w:oddHBand="0" w:evenHBand="0" w:firstRowFirstColumn="0" w:firstRowLastColumn="0" w:lastRowFirstColumn="0" w:lastRowLastColumn="0"/>
            <w:tcW w:w="1668" w:type="dxa"/>
          </w:tcPr>
          <w:p w14:paraId="1525283B" w14:textId="77777777" w:rsidR="004D7A2E" w:rsidRPr="005839E1" w:rsidRDefault="004D7A2E" w:rsidP="00DD13EB">
            <w:pPr>
              <w:pStyle w:val="MAText"/>
              <w:spacing w:before="60" w:after="60"/>
            </w:pPr>
            <w:r w:rsidRPr="005839E1">
              <w:t>Paar</w:t>
            </w:r>
          </w:p>
        </w:tc>
        <w:tc>
          <w:tcPr>
            <w:tcW w:w="7544" w:type="dxa"/>
          </w:tcPr>
          <w:p w14:paraId="4D851E99" w14:textId="77777777" w:rsidR="004D7A2E" w:rsidRPr="005839E1" w:rsidRDefault="004D7A2E" w:rsidP="00DD13EB">
            <w:pPr>
              <w:pStyle w:val="MAText"/>
              <w:spacing w:before="60" w:after="60"/>
              <w:cnfStyle w:val="000000000000" w:firstRow="0" w:lastRow="0" w:firstColumn="0" w:lastColumn="0" w:oddVBand="0" w:evenVBand="0" w:oddHBand="0" w:evenHBand="0" w:firstRowFirstColumn="0" w:firstRowLastColumn="0" w:lastRowFirstColumn="0" w:lastRowLastColumn="0"/>
            </w:pPr>
            <w:r w:rsidRPr="005839E1">
              <w:t xml:space="preserve">Zwei Karten von derselben Höhe </w:t>
            </w:r>
          </w:p>
        </w:tc>
      </w:tr>
      <w:tr w:rsidR="004D7A2E" w:rsidRPr="005839E1" w14:paraId="2837BB7C" w14:textId="77777777" w:rsidTr="00DD1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E05F1C2" w14:textId="77777777" w:rsidR="004D7A2E" w:rsidRPr="005839E1" w:rsidRDefault="004D7A2E" w:rsidP="00DD13EB">
            <w:pPr>
              <w:pStyle w:val="MAText"/>
              <w:spacing w:before="60" w:after="60"/>
            </w:pPr>
            <w:r w:rsidRPr="005839E1">
              <w:t>Drilling</w:t>
            </w:r>
          </w:p>
        </w:tc>
        <w:tc>
          <w:tcPr>
            <w:tcW w:w="7544" w:type="dxa"/>
          </w:tcPr>
          <w:p w14:paraId="551881C8" w14:textId="77777777" w:rsidR="004D7A2E" w:rsidRPr="005839E1" w:rsidRDefault="004D7A2E" w:rsidP="00DD13EB">
            <w:pPr>
              <w:pStyle w:val="MAText"/>
              <w:spacing w:before="60" w:after="60"/>
              <w:cnfStyle w:val="000000100000" w:firstRow="0" w:lastRow="0" w:firstColumn="0" w:lastColumn="0" w:oddVBand="0" w:evenVBand="0" w:oddHBand="1" w:evenHBand="0" w:firstRowFirstColumn="0" w:firstRowLastColumn="0" w:lastRowFirstColumn="0" w:lastRowLastColumn="0"/>
            </w:pPr>
            <w:r w:rsidRPr="005839E1">
              <w:t>Drei Karten von derselben Höhe</w:t>
            </w:r>
          </w:p>
        </w:tc>
      </w:tr>
      <w:tr w:rsidR="004D7A2E" w:rsidRPr="005839E1" w14:paraId="49BE0199" w14:textId="77777777" w:rsidTr="00DD13EB">
        <w:tc>
          <w:tcPr>
            <w:cnfStyle w:val="001000000000" w:firstRow="0" w:lastRow="0" w:firstColumn="1" w:lastColumn="0" w:oddVBand="0" w:evenVBand="0" w:oddHBand="0" w:evenHBand="0" w:firstRowFirstColumn="0" w:firstRowLastColumn="0" w:lastRowFirstColumn="0" w:lastRowLastColumn="0"/>
            <w:tcW w:w="1668" w:type="dxa"/>
          </w:tcPr>
          <w:p w14:paraId="7D20581D" w14:textId="77777777" w:rsidR="004D7A2E" w:rsidRPr="005839E1" w:rsidRDefault="004D7A2E" w:rsidP="00DD13EB">
            <w:pPr>
              <w:pStyle w:val="MAText"/>
              <w:spacing w:before="60" w:after="60"/>
            </w:pPr>
            <w:r w:rsidRPr="005839E1">
              <w:t>Full House</w:t>
            </w:r>
          </w:p>
        </w:tc>
        <w:tc>
          <w:tcPr>
            <w:tcW w:w="7544" w:type="dxa"/>
          </w:tcPr>
          <w:p w14:paraId="5CE14918" w14:textId="77777777" w:rsidR="004D7A2E" w:rsidRPr="005839E1" w:rsidRDefault="004D7A2E" w:rsidP="00DD13EB">
            <w:pPr>
              <w:pStyle w:val="MAText"/>
              <w:spacing w:before="60" w:after="60"/>
              <w:cnfStyle w:val="000000000000" w:firstRow="0" w:lastRow="0" w:firstColumn="0" w:lastColumn="0" w:oddVBand="0" w:evenVBand="0" w:oddHBand="0" w:evenHBand="0" w:firstRowFirstColumn="0" w:firstRowLastColumn="0" w:lastRowFirstColumn="0" w:lastRowLastColumn="0"/>
            </w:pPr>
            <w:r w:rsidRPr="005839E1">
              <w:t xml:space="preserve">Ein </w:t>
            </w:r>
            <w:r>
              <w:t>«</w:t>
            </w:r>
            <w:r w:rsidRPr="005839E1">
              <w:t>Drilling</w:t>
            </w:r>
            <w:r>
              <w:t>»</w:t>
            </w:r>
            <w:r w:rsidRPr="005839E1">
              <w:t xml:space="preserve"> und ein </w:t>
            </w:r>
            <w:r>
              <w:t>«</w:t>
            </w:r>
            <w:r w:rsidRPr="005839E1">
              <w:t>Paar</w:t>
            </w:r>
            <w:r>
              <w:t>»</w:t>
            </w:r>
            <w:r w:rsidRPr="005839E1">
              <w:t xml:space="preserve">, wobei die Höhe des </w:t>
            </w:r>
            <w:r>
              <w:t>«</w:t>
            </w:r>
            <w:r w:rsidRPr="005839E1">
              <w:t>Drillings</w:t>
            </w:r>
            <w:r>
              <w:t>»</w:t>
            </w:r>
            <w:r w:rsidRPr="005839E1">
              <w:t xml:space="preserve"> die Höhe </w:t>
            </w:r>
            <w:r>
              <w:t xml:space="preserve">bzw. den Wert </w:t>
            </w:r>
            <w:r w:rsidRPr="005839E1">
              <w:t>des Full House bestimmt</w:t>
            </w:r>
          </w:p>
        </w:tc>
      </w:tr>
      <w:tr w:rsidR="004D7A2E" w:rsidRPr="005839E1" w14:paraId="2919C491" w14:textId="77777777" w:rsidTr="00DD1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950294B" w14:textId="77777777" w:rsidR="004D7A2E" w:rsidRPr="005839E1" w:rsidRDefault="004D7A2E" w:rsidP="00DD13EB">
            <w:pPr>
              <w:pStyle w:val="MAText"/>
              <w:spacing w:before="60" w:after="60"/>
            </w:pPr>
            <w:r w:rsidRPr="005839E1">
              <w:t>Treppe</w:t>
            </w:r>
          </w:p>
        </w:tc>
        <w:tc>
          <w:tcPr>
            <w:tcW w:w="7544" w:type="dxa"/>
          </w:tcPr>
          <w:p w14:paraId="334CEC80" w14:textId="77777777" w:rsidR="004D7A2E" w:rsidRPr="005839E1" w:rsidRDefault="004D7A2E" w:rsidP="00DD13EB">
            <w:pPr>
              <w:pStyle w:val="MAText"/>
              <w:spacing w:before="60" w:after="60"/>
              <w:cnfStyle w:val="000000100000" w:firstRow="0" w:lastRow="0" w:firstColumn="0" w:lastColumn="0" w:oddVBand="0" w:evenVBand="0" w:oddHBand="1" w:evenHBand="0" w:firstRowFirstColumn="0" w:firstRowLastColumn="0" w:lastRowFirstColumn="0" w:lastRowLastColumn="0"/>
            </w:pPr>
            <w:r w:rsidRPr="005839E1">
              <w:t xml:space="preserve">Zwei oder mehr direkt auf einander folgende </w:t>
            </w:r>
            <w:r>
              <w:t>«</w:t>
            </w:r>
            <w:r w:rsidRPr="005839E1">
              <w:t>Paare</w:t>
            </w:r>
            <w:r>
              <w:t>»</w:t>
            </w:r>
            <w:r w:rsidRPr="005839E1">
              <w:t xml:space="preserve"> </w:t>
            </w:r>
          </w:p>
        </w:tc>
      </w:tr>
      <w:tr w:rsidR="004D7A2E" w:rsidRPr="005839E1" w14:paraId="36ABF9E9" w14:textId="77777777" w:rsidTr="00DD13EB">
        <w:tc>
          <w:tcPr>
            <w:cnfStyle w:val="001000000000" w:firstRow="0" w:lastRow="0" w:firstColumn="1" w:lastColumn="0" w:oddVBand="0" w:evenVBand="0" w:oddHBand="0" w:evenHBand="0" w:firstRowFirstColumn="0" w:firstRowLastColumn="0" w:lastRowFirstColumn="0" w:lastRowLastColumn="0"/>
            <w:tcW w:w="1668" w:type="dxa"/>
          </w:tcPr>
          <w:p w14:paraId="5C96AEE3" w14:textId="77777777" w:rsidR="004D7A2E" w:rsidRPr="005839E1" w:rsidRDefault="004D7A2E" w:rsidP="00DD13EB">
            <w:pPr>
              <w:pStyle w:val="MAText"/>
              <w:spacing w:before="60" w:after="60"/>
            </w:pPr>
            <w:r w:rsidRPr="005839E1">
              <w:t>Strasse</w:t>
            </w:r>
          </w:p>
        </w:tc>
        <w:tc>
          <w:tcPr>
            <w:tcW w:w="7544" w:type="dxa"/>
          </w:tcPr>
          <w:p w14:paraId="1BC02DDB" w14:textId="77777777" w:rsidR="004D7A2E" w:rsidRPr="005839E1" w:rsidRDefault="004D7A2E" w:rsidP="00DD13EB">
            <w:pPr>
              <w:pStyle w:val="MAText"/>
              <w:spacing w:before="60" w:after="60"/>
              <w:cnfStyle w:val="000000000000" w:firstRow="0" w:lastRow="0" w:firstColumn="0" w:lastColumn="0" w:oddVBand="0" w:evenVBand="0" w:oddHBand="0" w:evenHBand="0" w:firstRowFirstColumn="0" w:firstRowLastColumn="0" w:lastRowFirstColumn="0" w:lastRowLastColumn="0"/>
            </w:pPr>
            <w:r w:rsidRPr="005839E1">
              <w:t xml:space="preserve">Fünf oder mehr direkt auf einander folgende Karten. Nur eine gleichlange </w:t>
            </w:r>
            <w:r>
              <w:t>«</w:t>
            </w:r>
            <w:r w:rsidRPr="005839E1">
              <w:t>Strasse</w:t>
            </w:r>
            <w:r>
              <w:t>»</w:t>
            </w:r>
            <w:r w:rsidRPr="005839E1">
              <w:t xml:space="preserve"> </w:t>
            </w:r>
            <w:r>
              <w:t xml:space="preserve">mit höheren Karten </w:t>
            </w:r>
            <w:r w:rsidRPr="005839E1">
              <w:t xml:space="preserve">kann eine andere </w:t>
            </w:r>
            <w:r>
              <w:t>«</w:t>
            </w:r>
            <w:r w:rsidRPr="005839E1">
              <w:t>Strasse</w:t>
            </w:r>
            <w:r>
              <w:t>»</w:t>
            </w:r>
            <w:r w:rsidRPr="005839E1">
              <w:t xml:space="preserve"> schlagen </w:t>
            </w:r>
          </w:p>
        </w:tc>
      </w:tr>
      <w:tr w:rsidR="004D7A2E" w:rsidRPr="005839E1" w14:paraId="654F2547" w14:textId="77777777" w:rsidTr="00DD1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7E9F20D4" w14:textId="77777777" w:rsidR="004D7A2E" w:rsidRPr="005839E1" w:rsidRDefault="004D7A2E" w:rsidP="00DD13EB">
            <w:pPr>
              <w:pStyle w:val="MAText"/>
              <w:spacing w:before="60" w:after="60"/>
            </w:pPr>
            <w:r w:rsidRPr="005839E1">
              <w:t>Bombe</w:t>
            </w:r>
          </w:p>
        </w:tc>
        <w:tc>
          <w:tcPr>
            <w:tcW w:w="7544" w:type="dxa"/>
          </w:tcPr>
          <w:p w14:paraId="39BB6645" w14:textId="77777777" w:rsidR="004D7A2E" w:rsidRPr="005839E1" w:rsidRDefault="004D7A2E" w:rsidP="00DD13EB">
            <w:pPr>
              <w:pStyle w:val="MAText"/>
              <w:spacing w:before="60" w:after="60"/>
              <w:cnfStyle w:val="000000100000" w:firstRow="0" w:lastRow="0" w:firstColumn="0" w:lastColumn="0" w:oddVBand="0" w:evenVBand="0" w:oddHBand="1" w:evenHBand="0" w:firstRowFirstColumn="0" w:firstRowLastColumn="0" w:lastRowFirstColumn="0" w:lastRowLastColumn="0"/>
            </w:pPr>
            <w:r w:rsidRPr="005839E1">
              <w:t>Alle vier Karten derselben Höhe</w:t>
            </w:r>
          </w:p>
        </w:tc>
      </w:tr>
      <w:tr w:rsidR="004D7A2E" w:rsidRPr="005839E1" w14:paraId="0B2390CA" w14:textId="77777777" w:rsidTr="00DD13EB">
        <w:tc>
          <w:tcPr>
            <w:cnfStyle w:val="001000000000" w:firstRow="0" w:lastRow="0" w:firstColumn="1" w:lastColumn="0" w:oddVBand="0" w:evenVBand="0" w:oddHBand="0" w:evenHBand="0" w:firstRowFirstColumn="0" w:firstRowLastColumn="0" w:lastRowFirstColumn="0" w:lastRowLastColumn="0"/>
            <w:tcW w:w="1668" w:type="dxa"/>
          </w:tcPr>
          <w:p w14:paraId="2856082F" w14:textId="77777777" w:rsidR="004D7A2E" w:rsidRPr="005839E1" w:rsidRDefault="004D7A2E" w:rsidP="00DD13EB">
            <w:pPr>
              <w:pStyle w:val="MAText"/>
              <w:spacing w:before="60" w:after="60"/>
            </w:pPr>
            <w:r w:rsidRPr="005839E1">
              <w:t>Strassenbombe</w:t>
            </w:r>
          </w:p>
        </w:tc>
        <w:tc>
          <w:tcPr>
            <w:tcW w:w="7544" w:type="dxa"/>
          </w:tcPr>
          <w:p w14:paraId="0784C26D" w14:textId="77777777" w:rsidR="004D7A2E" w:rsidRPr="005839E1" w:rsidRDefault="004D7A2E" w:rsidP="00DD13EB">
            <w:pPr>
              <w:pStyle w:val="MAText"/>
              <w:spacing w:before="60" w:after="60"/>
              <w:cnfStyle w:val="000000000000" w:firstRow="0" w:lastRow="0" w:firstColumn="0" w:lastColumn="0" w:oddVBand="0" w:evenVBand="0" w:oddHBand="0" w:evenHBand="0" w:firstRowFirstColumn="0" w:firstRowLastColumn="0" w:lastRowFirstColumn="0" w:lastRowLastColumn="0"/>
            </w:pPr>
            <w:r w:rsidRPr="005839E1">
              <w:t xml:space="preserve">Eine </w:t>
            </w:r>
            <w:r>
              <w:t>«</w:t>
            </w:r>
            <w:r w:rsidRPr="005839E1">
              <w:t>Strasse</w:t>
            </w:r>
            <w:r>
              <w:t>»</w:t>
            </w:r>
            <w:r w:rsidRPr="005839E1">
              <w:t xml:space="preserve"> in nur einer Farbe. Eine längere </w:t>
            </w:r>
            <w:r>
              <w:t>«</w:t>
            </w:r>
            <w:r w:rsidRPr="005839E1">
              <w:t>Strassenbombe</w:t>
            </w:r>
            <w:r>
              <w:t>»</w:t>
            </w:r>
            <w:r w:rsidRPr="005839E1">
              <w:t xml:space="preserve"> schlägt eine kürzere</w:t>
            </w:r>
            <w:r>
              <w:t>,</w:t>
            </w:r>
            <w:r w:rsidRPr="005839E1">
              <w:t xml:space="preserve"> egal wie hoch sie ist.</w:t>
            </w:r>
          </w:p>
        </w:tc>
      </w:tr>
    </w:tbl>
    <w:p w14:paraId="63852BF7" w14:textId="1F97ED90" w:rsidR="00C83073" w:rsidRDefault="00C83073" w:rsidP="00DA7F9F">
      <w:pPr>
        <w:pStyle w:val="MAText"/>
      </w:pPr>
    </w:p>
    <w:p w14:paraId="45FFD946" w14:textId="51B72F27" w:rsidR="002E5083" w:rsidRDefault="002E5083" w:rsidP="00B13DF5">
      <w:pPr>
        <w:pStyle w:val="MAberschrift2"/>
      </w:pPr>
      <w:bookmarkStart w:id="10" w:name="_Toc527041230"/>
      <w:r w:rsidRPr="002E5083">
        <w:t>5.</w:t>
      </w:r>
      <w:r w:rsidR="004D7A2E">
        <w:t>2</w:t>
      </w:r>
      <w:r w:rsidR="00B13DF5">
        <w:t xml:space="preserve"> </w:t>
      </w:r>
      <w:r w:rsidR="00DA7F9F">
        <w:t>Die Sonderkarten</w:t>
      </w:r>
      <w:bookmarkEnd w:id="1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806"/>
      </w:tblGrid>
      <w:tr w:rsidR="002E5083" w14:paraId="5F88871E" w14:textId="77777777" w:rsidTr="002E5083">
        <w:tc>
          <w:tcPr>
            <w:tcW w:w="3256" w:type="dxa"/>
          </w:tcPr>
          <w:p w14:paraId="033F3065" w14:textId="41ACEFB7" w:rsidR="002E5083" w:rsidRDefault="00042559" w:rsidP="004D7A2E">
            <w:pPr>
              <w:pStyle w:val="MAberschrift3"/>
              <w:keepNext w:val="0"/>
              <w:keepLines w:val="0"/>
            </w:pPr>
            <w:r w:rsidRPr="005839E1">
              <w:rPr>
                <w:noProof/>
              </w:rPr>
              <w:drawing>
                <wp:anchor distT="0" distB="0" distL="114300" distR="114300" simplePos="0" relativeHeight="251678720" behindDoc="1" locked="0" layoutInCell="1" allowOverlap="1" wp14:anchorId="4BEE0869" wp14:editId="05C58BB3">
                  <wp:simplePos x="0" y="0"/>
                  <wp:positionH relativeFrom="margin">
                    <wp:posOffset>-31750</wp:posOffset>
                  </wp:positionH>
                  <wp:positionV relativeFrom="paragraph">
                    <wp:posOffset>412750</wp:posOffset>
                  </wp:positionV>
                  <wp:extent cx="1619250" cy="2514600"/>
                  <wp:effectExtent l="0" t="0" r="0" b="0"/>
                  <wp:wrapTight wrapText="bothSides">
                    <wp:wrapPolygon edited="0">
                      <wp:start x="0" y="0"/>
                      <wp:lineTo x="0" y="21436"/>
                      <wp:lineTo x="21346" y="21436"/>
                      <wp:lineTo x="21346" y="0"/>
                      <wp:lineTo x="0" y="0"/>
                    </wp:wrapPolygon>
                  </wp:wrapTight>
                  <wp:docPr id="7" name="Bild 1" descr="C:\Users\Nick\Documents\GitHub\Tichu-Maturaarbeit\TichuApp\res\cards\MahJong1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k\Documents\GitHub\Tichu-Maturaarbeit\TichuApp\res\cards\MahJong1 - Kopie.png"/>
                          <pic:cNvPicPr>
                            <a:picLocks noChangeAspect="1" noChangeArrowheads="1"/>
                          </pic:cNvPicPr>
                        </pic:nvPicPr>
                        <pic:blipFill>
                          <a:blip r:embed="rId9" cstate="print"/>
                          <a:srcRect/>
                          <a:stretch>
                            <a:fillRect/>
                          </a:stretch>
                        </pic:blipFill>
                        <pic:spPr bwMode="auto">
                          <a:xfrm>
                            <a:off x="0" y="0"/>
                            <a:ext cx="1619250" cy="2514600"/>
                          </a:xfrm>
                          <a:prstGeom prst="rect">
                            <a:avLst/>
                          </a:prstGeom>
                          <a:noFill/>
                          <a:ln w="9525">
                            <a:noFill/>
                            <a:miter lim="800000"/>
                            <a:headEnd/>
                            <a:tailEnd/>
                          </a:ln>
                        </pic:spPr>
                      </pic:pic>
                    </a:graphicData>
                  </a:graphic>
                </wp:anchor>
              </w:drawing>
            </w:r>
            <w:r>
              <w:t>5.</w:t>
            </w:r>
            <w:r w:rsidR="004D7A2E">
              <w:t>2</w:t>
            </w:r>
            <w:r>
              <w:t>.1 Der «Mah Jong»</w:t>
            </w:r>
          </w:p>
        </w:tc>
        <w:tc>
          <w:tcPr>
            <w:tcW w:w="5806" w:type="dxa"/>
          </w:tcPr>
          <w:p w14:paraId="2A303DA1" w14:textId="77777777" w:rsidR="00042559" w:rsidRDefault="00042559" w:rsidP="004D7A2E">
            <w:pPr>
              <w:pStyle w:val="MAText"/>
            </w:pPr>
          </w:p>
          <w:p w14:paraId="17B9000B" w14:textId="77777777" w:rsidR="00042559" w:rsidRDefault="00042559" w:rsidP="004D7A2E">
            <w:pPr>
              <w:pStyle w:val="MAText"/>
            </w:pPr>
          </w:p>
          <w:p w14:paraId="44D7F39F" w14:textId="4F1480A6" w:rsidR="00042559" w:rsidRDefault="00042559" w:rsidP="004D7A2E">
            <w:pPr>
              <w:pStyle w:val="MAText"/>
            </w:pPr>
          </w:p>
          <w:p w14:paraId="32C8E1BB" w14:textId="0A490DEC" w:rsidR="000A1C24" w:rsidRDefault="0067208F" w:rsidP="004D7A2E">
            <w:pPr>
              <w:pStyle w:val="MAText"/>
            </w:pPr>
            <w:r>
              <w:t>Der «Mah Jong» wird häufig auch «Eins» genannt und hat auch diese Höhe. Der Spieler, der beim effektiven Spielstart den «Mah Jong» auf der Hand hat, muss ausspielen. Dabei ist es egal, ob er den «Mah Jong» oder eine andere Kartenkombination ausspielt. Wird der «Mah Jong» als Einzelkarte gespielt - was neben der «Strasse» die einzige Kombination ist, in welcher der «Mah Jong» gespielt werden darf - so kann der Spieler, der ihn gespielt hat eine Karte wünschen, die gespielt werden muss. Sonderkarten dürfen nicht gewünscht werden. Falls der nächste Spieler die gewünschte Karte hat, muss er sie spielen. Falls er die gewünschte Karte nicht hat, kann er eine andere Karte spielen und der nächste Spieler, der kann, muss die gewünschte Karte spielen. Zum Teil wird Tichu auch so gespielt, dass jeder, der die gewünschte Karte nicht hat, passen muss, bis jemand die gewünschte Karte spielen kann.</w:t>
            </w:r>
          </w:p>
        </w:tc>
      </w:tr>
      <w:tr w:rsidR="002E5083" w14:paraId="41330160" w14:textId="77777777" w:rsidTr="002E5083">
        <w:tc>
          <w:tcPr>
            <w:tcW w:w="3256" w:type="dxa"/>
          </w:tcPr>
          <w:p w14:paraId="13B46EFB" w14:textId="014AD11D" w:rsidR="002E5083" w:rsidRDefault="00042559" w:rsidP="004D7A2E">
            <w:pPr>
              <w:pStyle w:val="MAberschrift3"/>
              <w:keepNext w:val="0"/>
              <w:keepLines w:val="0"/>
            </w:pPr>
            <w:r w:rsidRPr="005839E1">
              <w:rPr>
                <w:noProof/>
              </w:rPr>
              <w:lastRenderedPageBreak/>
              <w:drawing>
                <wp:anchor distT="0" distB="0" distL="114300" distR="114300" simplePos="0" relativeHeight="251680768" behindDoc="1" locked="0" layoutInCell="1" allowOverlap="1" wp14:anchorId="068D068E" wp14:editId="6B4135B9">
                  <wp:simplePos x="0" y="0"/>
                  <wp:positionH relativeFrom="margin">
                    <wp:posOffset>44450</wp:posOffset>
                  </wp:positionH>
                  <wp:positionV relativeFrom="paragraph">
                    <wp:posOffset>385445</wp:posOffset>
                  </wp:positionV>
                  <wp:extent cx="1619885" cy="2515870"/>
                  <wp:effectExtent l="0" t="0" r="0" b="0"/>
                  <wp:wrapTopAndBottom/>
                  <wp:docPr id="8" name="Grafik 1" descr="Dog0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0 - Kopie.png"/>
                          <pic:cNvPicPr/>
                        </pic:nvPicPr>
                        <pic:blipFill>
                          <a:blip r:embed="rId10" cstate="print"/>
                          <a:stretch>
                            <a:fillRect/>
                          </a:stretch>
                        </pic:blipFill>
                        <pic:spPr>
                          <a:xfrm>
                            <a:off x="0" y="0"/>
                            <a:ext cx="1619885" cy="2515870"/>
                          </a:xfrm>
                          <a:prstGeom prst="rect">
                            <a:avLst/>
                          </a:prstGeom>
                        </pic:spPr>
                      </pic:pic>
                    </a:graphicData>
                  </a:graphic>
                  <wp14:sizeRelH relativeFrom="margin">
                    <wp14:pctWidth>0</wp14:pctWidth>
                  </wp14:sizeRelH>
                  <wp14:sizeRelV relativeFrom="margin">
                    <wp14:pctHeight>0</wp14:pctHeight>
                  </wp14:sizeRelV>
                </wp:anchor>
              </w:drawing>
            </w:r>
            <w:r>
              <w:t>5.</w:t>
            </w:r>
            <w:r w:rsidR="004D7A2E">
              <w:t>2</w:t>
            </w:r>
            <w:r>
              <w:t>.2 Der «Hund»</w:t>
            </w:r>
          </w:p>
        </w:tc>
        <w:tc>
          <w:tcPr>
            <w:tcW w:w="5806" w:type="dxa"/>
          </w:tcPr>
          <w:p w14:paraId="0C1247F0" w14:textId="77777777" w:rsidR="002E5083" w:rsidRDefault="002E5083" w:rsidP="004D7A2E">
            <w:pPr>
              <w:pStyle w:val="MAText"/>
            </w:pPr>
          </w:p>
          <w:p w14:paraId="345E70DE" w14:textId="77777777" w:rsidR="00042559" w:rsidRDefault="00042559" w:rsidP="004D7A2E">
            <w:pPr>
              <w:pStyle w:val="MAText"/>
            </w:pPr>
          </w:p>
          <w:p w14:paraId="3B18F859" w14:textId="681D8216" w:rsidR="00042559" w:rsidRDefault="00042559" w:rsidP="004D7A2E">
            <w:pPr>
              <w:pStyle w:val="MAText"/>
            </w:pPr>
          </w:p>
          <w:p w14:paraId="72D3E90C" w14:textId="77777777" w:rsidR="0067208F" w:rsidRDefault="0067208F" w:rsidP="004D7A2E">
            <w:pPr>
              <w:pStyle w:val="MAText"/>
            </w:pPr>
            <w:r>
              <w:t xml:space="preserve">Der «Hund» ist die tiefste Karte im Spiel. Er kann nur zum Ausspielen genutzt werden, da er über keine andere Karte gespielt werden kann. Wird der «Hund» ausgespielt, so geht das Ausspielrecht an den Teampartner über. Falls der Teampartner bereits fertig ist, wird das Ausspielrecht nach rechts weitergegeben. </w:t>
            </w:r>
          </w:p>
          <w:p w14:paraId="34D3ECDF" w14:textId="77777777" w:rsidR="00042559" w:rsidRDefault="00042559" w:rsidP="004D7A2E">
            <w:pPr>
              <w:pStyle w:val="MAText"/>
            </w:pPr>
          </w:p>
        </w:tc>
      </w:tr>
      <w:tr w:rsidR="002E5083" w14:paraId="315D1388" w14:textId="77777777" w:rsidTr="002E5083">
        <w:tc>
          <w:tcPr>
            <w:tcW w:w="3256" w:type="dxa"/>
          </w:tcPr>
          <w:p w14:paraId="5CC89BF6" w14:textId="24573931" w:rsidR="002E5083" w:rsidRDefault="00042559" w:rsidP="004D7A2E">
            <w:pPr>
              <w:pStyle w:val="MAberschrift3"/>
              <w:keepNext w:val="0"/>
              <w:keepLines w:val="0"/>
            </w:pPr>
            <w:r w:rsidRPr="005839E1">
              <w:rPr>
                <w:noProof/>
              </w:rPr>
              <w:drawing>
                <wp:anchor distT="0" distB="0" distL="114300" distR="114300" simplePos="0" relativeHeight="251684864" behindDoc="0" locked="0" layoutInCell="1" allowOverlap="0" wp14:anchorId="3FB6E6A1" wp14:editId="66BA8208">
                  <wp:simplePos x="0" y="0"/>
                  <wp:positionH relativeFrom="margin">
                    <wp:posOffset>25400</wp:posOffset>
                  </wp:positionH>
                  <wp:positionV relativeFrom="paragraph">
                    <wp:posOffset>373380</wp:posOffset>
                  </wp:positionV>
                  <wp:extent cx="1620000" cy="2516400"/>
                  <wp:effectExtent l="0" t="0" r="0" b="0"/>
                  <wp:wrapTopAndBottom/>
                  <wp:docPr id="16" name="Grafik 7" descr="Dragon15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gon15 - Kopie.png"/>
                          <pic:cNvPicPr/>
                        </pic:nvPicPr>
                        <pic:blipFill>
                          <a:blip r:embed="rId11" cstate="print"/>
                          <a:stretch>
                            <a:fillRect/>
                          </a:stretch>
                        </pic:blipFill>
                        <pic:spPr>
                          <a:xfrm>
                            <a:off x="0" y="0"/>
                            <a:ext cx="1620000" cy="2516400"/>
                          </a:xfrm>
                          <a:prstGeom prst="rect">
                            <a:avLst/>
                          </a:prstGeom>
                        </pic:spPr>
                      </pic:pic>
                    </a:graphicData>
                  </a:graphic>
                  <wp14:sizeRelH relativeFrom="margin">
                    <wp14:pctWidth>0</wp14:pctWidth>
                  </wp14:sizeRelH>
                  <wp14:sizeRelV relativeFrom="margin">
                    <wp14:pctHeight>0</wp14:pctHeight>
                  </wp14:sizeRelV>
                </wp:anchor>
              </w:drawing>
            </w:r>
            <w:r>
              <w:t>5.</w:t>
            </w:r>
            <w:r w:rsidR="004D7A2E">
              <w:t>2</w:t>
            </w:r>
            <w:r>
              <w:t>.3 Der «Drache»</w:t>
            </w:r>
          </w:p>
        </w:tc>
        <w:tc>
          <w:tcPr>
            <w:tcW w:w="5806" w:type="dxa"/>
          </w:tcPr>
          <w:p w14:paraId="17140F46" w14:textId="77777777" w:rsidR="00042559" w:rsidRDefault="00042559" w:rsidP="004D7A2E">
            <w:pPr>
              <w:pStyle w:val="MAText"/>
            </w:pPr>
          </w:p>
          <w:p w14:paraId="779AC146" w14:textId="77777777" w:rsidR="00042559" w:rsidRDefault="00042559" w:rsidP="004D7A2E">
            <w:pPr>
              <w:pStyle w:val="MAText"/>
            </w:pPr>
          </w:p>
          <w:p w14:paraId="06F59A43" w14:textId="77777777" w:rsidR="00042559" w:rsidRDefault="00042559" w:rsidP="004D7A2E">
            <w:pPr>
              <w:pStyle w:val="MAText"/>
            </w:pPr>
          </w:p>
          <w:p w14:paraId="4CF83839" w14:textId="77777777" w:rsidR="0067208F" w:rsidRDefault="0067208F" w:rsidP="004D7A2E">
            <w:pPr>
              <w:pStyle w:val="MAText"/>
            </w:pPr>
            <w:r>
              <w:t xml:space="preserve">Der «Drache» ist die höchste Karte im Spiel. Er kann nur einzeln gespielt werden und ist 25 Punkte Wert. Wird ein Stich mit dem «Drachen» gemacht, so muss der ganze Stich einem der Gegner gegeben werden. </w:t>
            </w:r>
          </w:p>
          <w:p w14:paraId="01583E5C" w14:textId="77777777" w:rsidR="002E5083" w:rsidRDefault="002E5083" w:rsidP="004D7A2E">
            <w:pPr>
              <w:pStyle w:val="MAText"/>
            </w:pPr>
          </w:p>
        </w:tc>
      </w:tr>
      <w:tr w:rsidR="002E5083" w14:paraId="50D729BD" w14:textId="77777777" w:rsidTr="000A1C24">
        <w:trPr>
          <w:trHeight w:val="4678"/>
        </w:trPr>
        <w:tc>
          <w:tcPr>
            <w:tcW w:w="3256" w:type="dxa"/>
          </w:tcPr>
          <w:p w14:paraId="5AC32684" w14:textId="61D28B89" w:rsidR="000A1C24" w:rsidRDefault="00042559" w:rsidP="004D7A2E">
            <w:pPr>
              <w:pStyle w:val="MAberschrift3"/>
              <w:keepNext w:val="0"/>
              <w:keepLines w:val="0"/>
            </w:pPr>
            <w:r w:rsidRPr="005839E1">
              <w:rPr>
                <w:noProof/>
              </w:rPr>
              <w:drawing>
                <wp:anchor distT="0" distB="0" distL="114300" distR="114300" simplePos="0" relativeHeight="251688960" behindDoc="1" locked="0" layoutInCell="1" allowOverlap="1" wp14:anchorId="1C1B5B0E" wp14:editId="6080DC02">
                  <wp:simplePos x="0" y="0"/>
                  <wp:positionH relativeFrom="margin">
                    <wp:posOffset>226</wp:posOffset>
                  </wp:positionH>
                  <wp:positionV relativeFrom="paragraph">
                    <wp:posOffset>365125</wp:posOffset>
                  </wp:positionV>
                  <wp:extent cx="1620000" cy="2516400"/>
                  <wp:effectExtent l="0" t="0" r="0" b="0"/>
                  <wp:wrapTopAndBottom/>
                  <wp:docPr id="18" name="Grafik 8" descr="Phoenix-1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enix-1 - Kopie.png"/>
                          <pic:cNvPicPr/>
                        </pic:nvPicPr>
                        <pic:blipFill>
                          <a:blip r:embed="rId12" cstate="print"/>
                          <a:stretch>
                            <a:fillRect/>
                          </a:stretch>
                        </pic:blipFill>
                        <pic:spPr>
                          <a:xfrm>
                            <a:off x="0" y="0"/>
                            <a:ext cx="1620000" cy="2516400"/>
                          </a:xfrm>
                          <a:prstGeom prst="rect">
                            <a:avLst/>
                          </a:prstGeom>
                        </pic:spPr>
                      </pic:pic>
                    </a:graphicData>
                  </a:graphic>
                  <wp14:sizeRelH relativeFrom="margin">
                    <wp14:pctWidth>0</wp14:pctWidth>
                  </wp14:sizeRelH>
                  <wp14:sizeRelV relativeFrom="margin">
                    <wp14:pctHeight>0</wp14:pctHeight>
                  </wp14:sizeRelV>
                </wp:anchor>
              </w:drawing>
            </w:r>
            <w:r>
              <w:t>5.</w:t>
            </w:r>
            <w:r w:rsidR="004D7A2E">
              <w:t>2</w:t>
            </w:r>
            <w:r>
              <w:t>.4 Der «Phönix»</w:t>
            </w:r>
          </w:p>
        </w:tc>
        <w:tc>
          <w:tcPr>
            <w:tcW w:w="5806" w:type="dxa"/>
          </w:tcPr>
          <w:p w14:paraId="0BA980B1" w14:textId="77777777" w:rsidR="00042559" w:rsidRDefault="00042559" w:rsidP="004D7A2E">
            <w:pPr>
              <w:pStyle w:val="MAText"/>
            </w:pPr>
          </w:p>
          <w:p w14:paraId="00BAC34C" w14:textId="77777777" w:rsidR="00042559" w:rsidRDefault="00042559" w:rsidP="004D7A2E">
            <w:pPr>
              <w:pStyle w:val="MAText"/>
            </w:pPr>
          </w:p>
          <w:p w14:paraId="17E2E88B" w14:textId="77777777" w:rsidR="00042559" w:rsidRDefault="00042559" w:rsidP="004D7A2E">
            <w:pPr>
              <w:pStyle w:val="MAText"/>
            </w:pPr>
          </w:p>
          <w:p w14:paraId="578E0D19" w14:textId="77777777" w:rsidR="0067208F" w:rsidRDefault="0067208F" w:rsidP="004D7A2E">
            <w:pPr>
              <w:pStyle w:val="MAText"/>
            </w:pPr>
            <w:r>
              <w:t>Der «Phönix» funktioniert wie ein Joker und kann folglich als beliebige andere Karte in Kombinationen eingebaut werden. Einzig in «Bomben» darf der «Phönix» nicht eingebaut werden. Wird der «Phönix» einzeln gespielt, so ist er immer einen halben Punkt höher als die zuvor gespielte Karte. Wird er beispielsweise über eine «Zwei» gespielt, so hat er einen Wert von zweieinhalb. Somit kann der «Phönix» auch über ein Ass gespielt werden und ist nach dem Drachen die höchste Einzelkarte. Allerdings hat der Phönix einen Wert von -25 Punkten, so dass sein Einsatz gut zu überdenken ist.</w:t>
            </w:r>
          </w:p>
          <w:p w14:paraId="76FFDD3B" w14:textId="0F4B51CE" w:rsidR="002E5083" w:rsidRDefault="002E5083" w:rsidP="004D7A2E">
            <w:pPr>
              <w:pStyle w:val="MAText"/>
            </w:pPr>
          </w:p>
        </w:tc>
      </w:tr>
    </w:tbl>
    <w:p w14:paraId="69691F49" w14:textId="77777777" w:rsidR="002E5083" w:rsidRPr="002E5083" w:rsidRDefault="002E5083" w:rsidP="002E5083">
      <w:pPr>
        <w:pStyle w:val="MAText"/>
      </w:pPr>
    </w:p>
    <w:p w14:paraId="09A68ED3" w14:textId="4F6C25AE" w:rsidR="00DA7F9F" w:rsidRDefault="00DA7F9F" w:rsidP="00B13DF5">
      <w:pPr>
        <w:pStyle w:val="MAberschrift2"/>
      </w:pPr>
      <w:bookmarkStart w:id="11" w:name="_Toc527041231"/>
      <w:r>
        <w:lastRenderedPageBreak/>
        <w:t>5.3</w:t>
      </w:r>
      <w:r w:rsidR="00B13DF5">
        <w:t xml:space="preserve"> </w:t>
      </w:r>
      <w:r>
        <w:t>Ablauf</w:t>
      </w:r>
      <w:bookmarkEnd w:id="11"/>
    </w:p>
    <w:p w14:paraId="55C1EF52" w14:textId="3D997920" w:rsidR="00DA7F9F" w:rsidRDefault="00DA7F9F" w:rsidP="00DA7F9F">
      <w:pPr>
        <w:pStyle w:val="MAText"/>
      </w:pPr>
      <w:r>
        <w:t xml:space="preserve">Wenn alle Spieler ihre Karten bekommen haben, beginnt das so genannte Schupfen, bei dem jeder Spieler </w:t>
      </w:r>
      <w:r w:rsidR="005D003E">
        <w:t xml:space="preserve">allen </w:t>
      </w:r>
      <w:r>
        <w:t xml:space="preserve">anderen je eine Karte gibt. Nach dem Schupfen beginnt der Spieler, der </w:t>
      </w:r>
      <w:r w:rsidR="005D003E">
        <w:t>den «</w:t>
      </w:r>
      <w:r>
        <w:t>Mah Jong</w:t>
      </w:r>
      <w:r w:rsidR="005D003E">
        <w:t>»</w:t>
      </w:r>
      <w:r>
        <w:t xml:space="preserve"> in seinen Karten hat, mit dem Spielen</w:t>
      </w:r>
      <w:r w:rsidR="005D003E">
        <w:t>.</w:t>
      </w:r>
      <w:r>
        <w:t xml:space="preserve"> </w:t>
      </w:r>
      <w:r w:rsidR="005D003E">
        <w:t>Da</w:t>
      </w:r>
      <w:r>
        <w:t xml:space="preserve">bei </w:t>
      </w:r>
      <w:r w:rsidR="005D003E">
        <w:t xml:space="preserve">ist </w:t>
      </w:r>
      <w:r>
        <w:t xml:space="preserve">es egal, ob er als erstes </w:t>
      </w:r>
      <w:r w:rsidR="005D003E">
        <w:t>den «</w:t>
      </w:r>
      <w:r>
        <w:t>Mah Jong</w:t>
      </w:r>
      <w:r w:rsidR="005D003E">
        <w:t>»</w:t>
      </w:r>
      <w:r>
        <w:t xml:space="preserve"> oder eine andere Karte spielt. Auf eine gespielte Kombination kann nur eine höhere gleichartige Kombination oder eine </w:t>
      </w:r>
      <w:r w:rsidR="005D003E">
        <w:t>«</w:t>
      </w:r>
      <w:r>
        <w:t>Bombe</w:t>
      </w:r>
      <w:r w:rsidR="005D003E">
        <w:t>»</w:t>
      </w:r>
      <w:r>
        <w:t xml:space="preserve"> bzw. </w:t>
      </w:r>
      <w:r w:rsidR="005D003E">
        <w:t>«</w:t>
      </w:r>
      <w:r>
        <w:t>Strassenbombe</w:t>
      </w:r>
      <w:r w:rsidR="005D003E">
        <w:t>»</w:t>
      </w:r>
      <w:r>
        <w:t xml:space="preserve"> gespielt werden. Falls der Spieler, der an der Reihe ist</w:t>
      </w:r>
      <w:r w:rsidR="005D003E">
        <w:t>,</w:t>
      </w:r>
      <w:r>
        <w:t xml:space="preserve"> </w:t>
      </w:r>
      <w:r w:rsidR="005D003E">
        <w:t>keine höhere</w:t>
      </w:r>
      <w:r>
        <w:t xml:space="preserve"> Kombination spielen </w:t>
      </w:r>
      <w:r w:rsidR="005D003E">
        <w:t xml:space="preserve">kann </w:t>
      </w:r>
      <w:r>
        <w:t xml:space="preserve">oder </w:t>
      </w:r>
      <w:r w:rsidR="005D003E">
        <w:t>will</w:t>
      </w:r>
      <w:r>
        <w:t xml:space="preserve">, so kann er passen. Wenn </w:t>
      </w:r>
      <w:r w:rsidR="005D003E">
        <w:t xml:space="preserve">gegen Schluss der Spielrunde </w:t>
      </w:r>
      <w:r>
        <w:t xml:space="preserve">alle anderen Spieler gepasst haben, geht der Stich an </w:t>
      </w:r>
      <w:r w:rsidR="005D003E">
        <w:t xml:space="preserve">jenen </w:t>
      </w:r>
      <w:r w:rsidR="009E531D">
        <w:t>Spieler,</w:t>
      </w:r>
      <w:r w:rsidR="005D003E">
        <w:t xml:space="preserve"> der die </w:t>
      </w:r>
      <w:r>
        <w:t>letzt</w:t>
      </w:r>
      <w:r w:rsidR="005D003E">
        <w:t>e</w:t>
      </w:r>
      <w:r>
        <w:t xml:space="preserve"> Kombination</w:t>
      </w:r>
      <w:r w:rsidR="005D003E">
        <w:t xml:space="preserve"> gespielt hat</w:t>
      </w:r>
      <w:r>
        <w:t>. Der Spieler, der den Stich gewonnen hat, hat danach das Ausspielrecht. Wenn ein Spieler keine Karten mehr auf der Hand hat, ist er fertig</w:t>
      </w:r>
      <w:r w:rsidR="00D10897">
        <w:t xml:space="preserve"> mit der Spielrunde</w:t>
      </w:r>
      <w:r>
        <w:t xml:space="preserve">. </w:t>
      </w:r>
    </w:p>
    <w:p w14:paraId="0C06FF40" w14:textId="77777777" w:rsidR="007C4FAE" w:rsidRDefault="007C4FAE" w:rsidP="00DA7F9F">
      <w:pPr>
        <w:pStyle w:val="MAText"/>
      </w:pPr>
    </w:p>
    <w:p w14:paraId="037AE14B" w14:textId="49CFAF26" w:rsidR="00DA7F9F" w:rsidRDefault="00DA7F9F" w:rsidP="00B13DF5">
      <w:pPr>
        <w:pStyle w:val="MAberschrift2"/>
      </w:pPr>
      <w:bookmarkStart w:id="12" w:name="_Toc527041232"/>
      <w:r>
        <w:t>5.4</w:t>
      </w:r>
      <w:r w:rsidR="00B13DF5">
        <w:t xml:space="preserve"> Ende der Runde</w:t>
      </w:r>
      <w:bookmarkEnd w:id="12"/>
    </w:p>
    <w:p w14:paraId="1C219FB6" w14:textId="1C7AE966" w:rsidR="00DA7F9F" w:rsidRPr="00DA7F9F" w:rsidRDefault="00D10897" w:rsidP="009E531D">
      <w:pPr>
        <w:pStyle w:val="MAText"/>
        <w:keepNext/>
        <w:keepLines/>
      </w:pPr>
      <w:r>
        <w:t>Die Spielrunde</w:t>
      </w:r>
      <w:r w:rsidR="00DA7F9F">
        <w:t xml:space="preserve"> endet, sobald beide Spieler </w:t>
      </w:r>
      <w:r w:rsidR="00ED1FCA">
        <w:t xml:space="preserve">desselben </w:t>
      </w:r>
      <w:r w:rsidR="00DA7F9F">
        <w:t xml:space="preserve">Teams fertig sind. Falls noch keiner aus dem anderen Team fertig ist, haben sie einen Doppelsieg </w:t>
      </w:r>
      <w:r w:rsidR="00ED1FCA">
        <w:t xml:space="preserve">errungen </w:t>
      </w:r>
      <w:r w:rsidR="00DA7F9F">
        <w:t xml:space="preserve">und </w:t>
      </w:r>
      <w:r w:rsidR="00ED1FCA">
        <w:t xml:space="preserve">erhalten </w:t>
      </w:r>
      <w:r w:rsidR="00DA7F9F">
        <w:t xml:space="preserve">200 Punkte. Falls schon </w:t>
      </w:r>
      <w:r w:rsidR="00ED1FCA">
        <w:t>ein Spieler des gegnerischen Teams</w:t>
      </w:r>
      <w:r w:rsidR="00DA7F9F">
        <w:t xml:space="preserve"> fertig ist, gehen die </w:t>
      </w:r>
      <w:r w:rsidR="00ED1FCA">
        <w:t xml:space="preserve">Handkarten </w:t>
      </w:r>
      <w:r w:rsidR="00DA7F9F">
        <w:t>des Spielers, der nicht fertig wurde</w:t>
      </w:r>
      <w:r w:rsidR="00ED1FCA">
        <w:t>,</w:t>
      </w:r>
      <w:r w:rsidR="00DA7F9F">
        <w:t xml:space="preserve"> an das </w:t>
      </w:r>
      <w:r w:rsidR="00ED1FCA">
        <w:t xml:space="preserve">gegnerische </w:t>
      </w:r>
      <w:r w:rsidR="00DA7F9F">
        <w:t xml:space="preserve">Team, </w:t>
      </w:r>
      <w:r w:rsidR="00ED1FCA">
        <w:t xml:space="preserve">welches </w:t>
      </w:r>
      <w:r w:rsidR="00DA7F9F">
        <w:t>ganz fertig ist</w:t>
      </w:r>
      <w:r w:rsidR="00ED1FCA">
        <w:t>.</w:t>
      </w:r>
      <w:r w:rsidR="00DA7F9F">
        <w:t xml:space="preserve"> </w:t>
      </w:r>
      <w:r w:rsidR="00ED1FCA">
        <w:t>S</w:t>
      </w:r>
      <w:r w:rsidR="00DA7F9F">
        <w:t xml:space="preserve">eine Stiche gehen an den Spieler, der </w:t>
      </w:r>
      <w:r w:rsidR="00ED1FCA">
        <w:t xml:space="preserve">zuerst </w:t>
      </w:r>
      <w:r w:rsidR="00DA7F9F">
        <w:t xml:space="preserve">fertig war. </w:t>
      </w:r>
      <w:r w:rsidR="00ED1FCA">
        <w:t>Die</w:t>
      </w:r>
      <w:r w:rsidR="00DA7F9F">
        <w:t xml:space="preserve"> Punkte </w:t>
      </w:r>
      <w:r w:rsidR="00ED1FCA">
        <w:t xml:space="preserve">der Stiche werden </w:t>
      </w:r>
      <w:r w:rsidR="00DA7F9F">
        <w:t xml:space="preserve">zusammengezählt und das Team mit mehr Punkten gewinnt die </w:t>
      </w:r>
      <w:r w:rsidR="00B13DF5">
        <w:t>Runde</w:t>
      </w:r>
      <w:r w:rsidR="00DA7F9F">
        <w:t xml:space="preserve">. Gezählt wird so, dass die Fünfer 5, die Zehner und Könige 10, der Drache 25 und der Phönix -25 Punkte geben. </w:t>
      </w:r>
      <w:r w:rsidR="00ED1FCA">
        <w:t>Alle anderen Karten geben keine Punkte, so dass es i</w:t>
      </w:r>
      <w:r w:rsidR="00DA7F9F">
        <w:t>nsgesamt 100 Punkte</w:t>
      </w:r>
      <w:r w:rsidR="00ED1FCA">
        <w:t xml:space="preserve"> gibt</w:t>
      </w:r>
      <w:r w:rsidR="00DA7F9F">
        <w:t>.</w:t>
      </w:r>
      <w:r w:rsidR="00095C13">
        <w:rPr>
          <w:rStyle w:val="Funotenzeichen"/>
        </w:rPr>
        <w:footnoteReference w:id="4"/>
      </w:r>
    </w:p>
    <w:p w14:paraId="50F8DC10" w14:textId="28D44F26" w:rsidR="003F00F4" w:rsidRDefault="003F00F4">
      <w:pPr>
        <w:rPr>
          <w:rFonts w:eastAsiaTheme="majorEastAsia" w:cstheme="majorBidi"/>
          <w:sz w:val="32"/>
          <w:szCs w:val="32"/>
        </w:rPr>
      </w:pPr>
      <w:r>
        <w:br w:type="page"/>
      </w:r>
    </w:p>
    <w:p w14:paraId="761F2E92" w14:textId="00FE3FA0" w:rsidR="00290C16" w:rsidRPr="00290C16" w:rsidRDefault="004D7A2E" w:rsidP="004D7A2E">
      <w:pPr>
        <w:pStyle w:val="MAberschrift1"/>
      </w:pPr>
      <w:bookmarkStart w:id="13" w:name="_Toc527041233"/>
      <w:r>
        <w:lastRenderedPageBreak/>
        <w:t xml:space="preserve">6. </w:t>
      </w:r>
      <w:r w:rsidR="00290C16">
        <w:t>Design</w:t>
      </w:r>
      <w:bookmarkEnd w:id="13"/>
    </w:p>
    <w:p w14:paraId="254A924C" w14:textId="1F68285F" w:rsidR="008063D1" w:rsidRDefault="00290C16" w:rsidP="00290C16">
      <w:pPr>
        <w:pStyle w:val="MAText"/>
        <w:keepNext/>
      </w:pPr>
      <w:r w:rsidRPr="00290C16">
        <w:t xml:space="preserve">Nachdem </w:t>
      </w:r>
      <w:commentRangeStart w:id="14"/>
      <w:r w:rsidRPr="00290C16">
        <w:t xml:space="preserve">Idee </w:t>
      </w:r>
      <w:commentRangeEnd w:id="14"/>
      <w:r w:rsidR="005F2214">
        <w:rPr>
          <w:rStyle w:val="Kommentarzeichen"/>
          <w:rFonts w:asciiTheme="minorHAnsi" w:hAnsiTheme="minorHAnsi"/>
        </w:rPr>
        <w:commentReference w:id="14"/>
      </w:r>
      <w:r w:rsidRPr="00290C16">
        <w:t xml:space="preserve">und </w:t>
      </w:r>
      <w:commentRangeStart w:id="15"/>
      <w:r w:rsidRPr="00290C16">
        <w:t xml:space="preserve">Betreuer </w:t>
      </w:r>
      <w:commentRangeEnd w:id="15"/>
      <w:r w:rsidR="005F2214">
        <w:rPr>
          <w:rStyle w:val="Kommentarzeichen"/>
          <w:rFonts w:asciiTheme="minorHAnsi" w:hAnsiTheme="minorHAnsi"/>
        </w:rPr>
        <w:commentReference w:id="15"/>
      </w:r>
      <w:r w:rsidRPr="00290C16">
        <w:t xml:space="preserve">gefunden waren, war der nächste Schritt die Planung des Projektes. Zuerst wurde grob überlegt, welche Funktionen das Programm haben muss. Als nächstes wurde eine Programmiersprache gewählt, in der das Programm später implementiert werden sollte. Da der Autor sowohl im Ergänzungsfach Informatik, wie auch früher im Fakultativfach Programmieren, mit </w:t>
      </w:r>
      <w:r w:rsidR="00967492">
        <w:t>«</w:t>
      </w:r>
      <w:r w:rsidRPr="00290C16">
        <w:t>Java</w:t>
      </w:r>
      <w:r w:rsidR="00967492">
        <w:t>»</w:t>
      </w:r>
      <w:r w:rsidRPr="00290C16">
        <w:t xml:space="preserve"> arbeitete, fiel die Wahl auf die Verwendung von </w:t>
      </w:r>
      <w:r w:rsidR="00967492">
        <w:t>«</w:t>
      </w:r>
      <w:r w:rsidRPr="00290C16">
        <w:t>Java</w:t>
      </w:r>
      <w:r w:rsidR="00967492">
        <w:t>»</w:t>
      </w:r>
      <w:r w:rsidRPr="00290C16">
        <w:t xml:space="preserve">, </w:t>
      </w:r>
      <w:r w:rsidR="0052734F">
        <w:t xml:space="preserve">zusammen </w:t>
      </w:r>
      <w:r w:rsidRPr="00290C16">
        <w:t xml:space="preserve">mit der Library </w:t>
      </w:r>
      <w:r w:rsidR="00967492">
        <w:t>«</w:t>
      </w:r>
      <w:r w:rsidRPr="00290C16">
        <w:t>Jeda</w:t>
      </w:r>
      <w:r w:rsidR="00967492">
        <w:t>»</w:t>
      </w:r>
      <w:r w:rsidRPr="00290C16">
        <w:t>, die bereits im Fakultativfach verwendet wurde</w:t>
      </w:r>
      <w:r w:rsidR="0052734F">
        <w:t>.</w:t>
      </w:r>
      <w:r w:rsidRPr="00290C16">
        <w:t xml:space="preserve"> </w:t>
      </w:r>
      <w:r w:rsidR="0052734F">
        <w:t xml:space="preserve">Die Library «Jeda» wurde verwendet, </w:t>
      </w:r>
      <w:r w:rsidRPr="00290C16">
        <w:t xml:space="preserve">da diese Klassen zur </w:t>
      </w:r>
      <w:r w:rsidR="00D75E94" w:rsidRPr="00290C16">
        <w:t>grafischen</w:t>
      </w:r>
      <w:r w:rsidRPr="00290C16">
        <w:t xml:space="preserve"> Darstellung und zu Client-Server-Kommunikation beinhaltet. Die nächsten Schritte bestanden aus </w:t>
      </w:r>
      <w:commentRangeStart w:id="16"/>
      <w:r w:rsidRPr="00290C16">
        <w:t xml:space="preserve">dem einlesen in die </w:t>
      </w:r>
      <w:commentRangeEnd w:id="16"/>
      <w:r w:rsidR="00464700">
        <w:rPr>
          <w:rStyle w:val="Kommentarzeichen"/>
          <w:rFonts w:asciiTheme="minorHAnsi" w:hAnsiTheme="minorHAnsi"/>
        </w:rPr>
        <w:commentReference w:id="16"/>
      </w:r>
      <w:r w:rsidRPr="00290C16">
        <w:t xml:space="preserve">Client-Server-Kommunikation von </w:t>
      </w:r>
      <w:r w:rsidR="00464700">
        <w:t>«</w:t>
      </w:r>
      <w:r w:rsidRPr="00290C16">
        <w:t>Jeda</w:t>
      </w:r>
      <w:r w:rsidR="00464700">
        <w:t>»</w:t>
      </w:r>
      <w:r w:rsidRPr="00290C16">
        <w:t xml:space="preserve"> und dem Erstellen eines Klassendiagramm</w:t>
      </w:r>
      <w:r w:rsidR="00464700">
        <w:t>s</w:t>
      </w:r>
      <w:r w:rsidRPr="00290C16">
        <w:t>.</w:t>
      </w:r>
    </w:p>
    <w:p w14:paraId="38DB3FCE" w14:textId="77777777" w:rsidR="008063D1" w:rsidRDefault="008063D1" w:rsidP="00290C16">
      <w:pPr>
        <w:pStyle w:val="MAText"/>
        <w:keepNext/>
      </w:pPr>
    </w:p>
    <w:p w14:paraId="4E2BA5A4" w14:textId="77777777" w:rsidR="00290C16" w:rsidRDefault="00290C16" w:rsidP="00290C16">
      <w:pPr>
        <w:pStyle w:val="MAText"/>
        <w:keepNext/>
      </w:pPr>
      <w:r w:rsidRPr="00290C16">
        <w:rPr>
          <w:noProof/>
        </w:rPr>
        <w:drawing>
          <wp:inline distT="0" distB="0" distL="0" distR="0" wp14:anchorId="4A853435" wp14:editId="7330BC47">
            <wp:extent cx="5760720" cy="2611606"/>
            <wp:effectExtent l="0" t="0" r="0" b="0"/>
            <wp:docPr id="6" name="Grafik 6" descr="G:\_MA\Klassendiagramm\Tichu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_MA\Klassendiagramm\TichuServ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611606"/>
                    </a:xfrm>
                    <a:prstGeom prst="rect">
                      <a:avLst/>
                    </a:prstGeom>
                    <a:noFill/>
                    <a:ln>
                      <a:noFill/>
                    </a:ln>
                  </pic:spPr>
                </pic:pic>
              </a:graphicData>
            </a:graphic>
          </wp:inline>
        </w:drawing>
      </w:r>
    </w:p>
    <w:p w14:paraId="7B7E5C51" w14:textId="77777777" w:rsidR="007C4FAE" w:rsidRDefault="007C4FAE" w:rsidP="00290C16">
      <w:pPr>
        <w:pStyle w:val="MAText"/>
        <w:keepNext/>
      </w:pPr>
    </w:p>
    <w:p w14:paraId="39A8842A" w14:textId="13580922" w:rsidR="00290C16" w:rsidRDefault="00290C16" w:rsidP="00290C16">
      <w:pPr>
        <w:pStyle w:val="MAText"/>
      </w:pPr>
      <w:r w:rsidRPr="00290C16">
        <w:t>Da beim Erstellen des Klassendiagramms immer wieder neue Dinge</w:t>
      </w:r>
      <w:r w:rsidR="0052734F">
        <w:t>, an die vorher noch nicht gedacht wurden,</w:t>
      </w:r>
      <w:r w:rsidRPr="00290C16">
        <w:t xml:space="preserve"> eingebaut werden mussten</w:t>
      </w:r>
      <w:r w:rsidR="0052734F">
        <w:t>,</w:t>
      </w:r>
      <w:r w:rsidRPr="00290C16">
        <w:t xml:space="preserve"> dauerte es eine Weile bis es so weit ausgearbeitet war, dass mit der </w:t>
      </w:r>
      <w:r w:rsidR="001278C6">
        <w:t>Implementierung</w:t>
      </w:r>
      <w:r w:rsidR="001278C6" w:rsidRPr="00290C16">
        <w:t xml:space="preserve"> </w:t>
      </w:r>
      <w:r w:rsidR="00464700">
        <w:rPr>
          <w:rStyle w:val="Kommentarzeichen"/>
          <w:rFonts w:asciiTheme="minorHAnsi" w:hAnsiTheme="minorHAnsi"/>
        </w:rPr>
        <w:commentReference w:id="17"/>
      </w:r>
      <w:r w:rsidRPr="00290C16">
        <w:t xml:space="preserve">begonnen werden konnte. Vorher wurde aber noch eine Skizze der grafischen Oberfläche erstellt, die bei der Implementation als Orientierung diente. </w:t>
      </w:r>
    </w:p>
    <w:p w14:paraId="10E3191A" w14:textId="77777777" w:rsidR="008063D1" w:rsidRPr="00290C16" w:rsidRDefault="008063D1" w:rsidP="00290C16">
      <w:pPr>
        <w:pStyle w:val="MAText"/>
      </w:pPr>
    </w:p>
    <w:p w14:paraId="7346A5C0" w14:textId="6862305B" w:rsidR="00290C16" w:rsidRDefault="004D7A2E" w:rsidP="004D7A2E">
      <w:pPr>
        <w:pStyle w:val="MAberschrift1"/>
      </w:pPr>
      <w:bookmarkStart w:id="18" w:name="_Toc527041234"/>
      <w:r>
        <w:t xml:space="preserve">7. </w:t>
      </w:r>
      <w:r w:rsidR="003F00F4">
        <w:t>Implementierung</w:t>
      </w:r>
      <w:bookmarkEnd w:id="18"/>
    </w:p>
    <w:p w14:paraId="7851B680" w14:textId="51B00A3B" w:rsidR="003F00F4" w:rsidRDefault="003F00F4" w:rsidP="00B13DF5">
      <w:pPr>
        <w:pStyle w:val="MAberschrift2"/>
      </w:pPr>
      <w:bookmarkStart w:id="19" w:name="_Toc527041235"/>
      <w:r>
        <w:t>7.1</w:t>
      </w:r>
      <w:r w:rsidR="00B13DF5">
        <w:t xml:space="preserve"> </w:t>
      </w:r>
      <w:r>
        <w:t>Kommunikation</w:t>
      </w:r>
      <w:bookmarkEnd w:id="19"/>
    </w:p>
    <w:p w14:paraId="71D34129" w14:textId="1CBD0B8C" w:rsidR="003D0556" w:rsidRDefault="003F00F4" w:rsidP="003F00F4">
      <w:pPr>
        <w:pStyle w:val="MAText"/>
      </w:pPr>
      <w:r>
        <w:t xml:space="preserve">Die Client-Server-Kommunikation wurde mit den Klassen </w:t>
      </w:r>
      <w:r w:rsidR="00574DAC">
        <w:t>«</w:t>
      </w:r>
      <w:r>
        <w:t>Connection</w:t>
      </w:r>
      <w:r w:rsidR="00574DAC">
        <w:t>»</w:t>
      </w:r>
      <w:r>
        <w:t xml:space="preserve"> und </w:t>
      </w:r>
      <w:r w:rsidR="00574DAC">
        <w:t>«</w:t>
      </w:r>
      <w:r>
        <w:t>Server</w:t>
      </w:r>
      <w:r w:rsidR="00574DAC">
        <w:t>»</w:t>
      </w:r>
      <w:r>
        <w:t xml:space="preserve"> der </w:t>
      </w:r>
      <w:r w:rsidR="00574DAC">
        <w:t>«</w:t>
      </w:r>
      <w:r>
        <w:t>Jeda</w:t>
      </w:r>
      <w:r w:rsidR="00574DAC">
        <w:t>»</w:t>
      </w:r>
      <w:r>
        <w:t xml:space="preserve"> Library umgesetzt. Als erstes muss im </w:t>
      </w:r>
      <w:r w:rsidR="003D0556">
        <w:t>Server-</w:t>
      </w:r>
      <w:r>
        <w:t xml:space="preserve">Programmteil ein neues Serverobjekt erstellt und an einem angegebenen Port gestartet werden. Danach kann im </w:t>
      </w:r>
      <w:r w:rsidR="003D0556">
        <w:t>Client-</w:t>
      </w:r>
      <w:r>
        <w:t xml:space="preserve">Programmteil ein neues Connection-objekt erstellt werden und mit der </w:t>
      </w:r>
      <w:r w:rsidR="003D0556">
        <w:t>«</w:t>
      </w:r>
      <w:r>
        <w:t>open()-Methode</w:t>
      </w:r>
      <w:r w:rsidR="003D0556">
        <w:t>»</w:t>
      </w:r>
      <w:r>
        <w:t xml:space="preserve"> eine Verbindung zum Server auf </w:t>
      </w:r>
      <w:r w:rsidR="003D0556">
        <w:t xml:space="preserve">dem angegebenen </w:t>
      </w:r>
      <w:r>
        <w:t>Port hergestellt werden. Wenn eine Verbindung zum Server hergestellt wurde, erhält der Server ein ConnectionEvent</w:t>
      </w:r>
      <w:r w:rsidR="003D0556">
        <w:t>,</w:t>
      </w:r>
      <w:r>
        <w:t xml:space="preserve"> aus dem er ein Connection-Objekt</w:t>
      </w:r>
      <w:r w:rsidR="003D0556" w:rsidRPr="003D0556">
        <w:t xml:space="preserve"> </w:t>
      </w:r>
      <w:r w:rsidR="003D0556">
        <w:t>erstellen kann</w:t>
      </w:r>
      <w:r w:rsidR="0052734F">
        <w:t>. Dieses Connectioin-Objekt</w:t>
      </w:r>
      <w:r>
        <w:t xml:space="preserve"> </w:t>
      </w:r>
      <w:r w:rsidR="0052734F">
        <w:t>entsprich</w:t>
      </w:r>
      <w:r w:rsidR="0052734F">
        <w:t>t</w:t>
      </w:r>
      <w:r>
        <w:t xml:space="preserve"> der Ver</w:t>
      </w:r>
      <w:r w:rsidR="0052734F">
        <w:t xml:space="preserve">bindung zum Client, </w:t>
      </w:r>
      <w:r>
        <w:t xml:space="preserve">über welche </w:t>
      </w:r>
      <w:r w:rsidR="0052734F">
        <w:t>d</w:t>
      </w:r>
      <w:r>
        <w:t>er</w:t>
      </w:r>
      <w:r w:rsidR="0052734F">
        <w:t xml:space="preserve"> Server</w:t>
      </w:r>
      <w:r>
        <w:t xml:space="preserve"> mit dem Client kommunizieren kann. Client und Server kommunizieren </w:t>
      </w:r>
      <w:r w:rsidR="0052734F">
        <w:t xml:space="preserve">in diesem Fall </w:t>
      </w:r>
      <w:r>
        <w:t xml:space="preserve">mithilfe von Strings miteinander. </w:t>
      </w:r>
    </w:p>
    <w:p w14:paraId="5077BB0E" w14:textId="77777777" w:rsidR="003D0556" w:rsidRDefault="003D0556" w:rsidP="003F00F4">
      <w:pPr>
        <w:pStyle w:val="MAText"/>
      </w:pPr>
    </w:p>
    <w:p w14:paraId="1C4FD6FD" w14:textId="77777777" w:rsidR="003F00F4" w:rsidRDefault="003F00F4" w:rsidP="003F00F4">
      <w:pPr>
        <w:pStyle w:val="MAText"/>
      </w:pPr>
      <w:r>
        <w:t>In der untenstehenden Tabelle sind die Strings, die zur Kommunikation gebraucht werden, und deren Bedeutung abgebildet.</w:t>
      </w:r>
    </w:p>
    <w:p w14:paraId="3DF765A7" w14:textId="77777777" w:rsidR="007C4FAE" w:rsidRPr="00B029AD" w:rsidRDefault="007C4FAE" w:rsidP="003F00F4">
      <w:pPr>
        <w:pStyle w:val="MAText"/>
      </w:pPr>
    </w:p>
    <w:tbl>
      <w:tblPr>
        <w:tblStyle w:val="Gitternetztabelle2"/>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693"/>
        <w:gridCol w:w="2541"/>
        <w:gridCol w:w="2841"/>
        <w:gridCol w:w="992"/>
      </w:tblGrid>
      <w:tr w:rsidR="00F44DF5" w:rsidRPr="00E74C17" w14:paraId="617C11D6" w14:textId="77777777" w:rsidTr="00F44DF5">
        <w:trPr>
          <w:cnfStyle w:val="100000000000" w:firstRow="1" w:lastRow="0" w:firstColumn="0" w:lastColumn="0" w:oddVBand="0" w:evenVBand="0" w:oddHBand="0" w:evenHBand="0" w:firstRowFirstColumn="0" w:firstRowLastColumn="0" w:lastRowFirstColumn="0" w:lastRowLastColumn="0"/>
        </w:trPr>
        <w:tc>
          <w:tcPr>
            <w:tcW w:w="2693" w:type="dxa"/>
          </w:tcPr>
          <w:p w14:paraId="570384EB" w14:textId="77777777" w:rsidR="00F44DF5" w:rsidRPr="00E74C17" w:rsidRDefault="00F44DF5" w:rsidP="00442B82">
            <w:pPr>
              <w:pStyle w:val="MAText"/>
              <w:keepNext/>
              <w:keepLines/>
              <w:spacing w:before="60" w:afterLines="60" w:after="144"/>
            </w:pPr>
            <w:r>
              <w:lastRenderedPageBreak/>
              <w:t>Strings</w:t>
            </w:r>
          </w:p>
        </w:tc>
        <w:tc>
          <w:tcPr>
            <w:tcW w:w="2541" w:type="dxa"/>
          </w:tcPr>
          <w:p w14:paraId="3D0F0FA0" w14:textId="77777777" w:rsidR="00F44DF5" w:rsidRDefault="00F44DF5" w:rsidP="00442B82">
            <w:pPr>
              <w:pStyle w:val="MAText"/>
              <w:keepNext/>
              <w:keepLines/>
              <w:spacing w:before="60" w:afterLines="60" w:after="144"/>
            </w:pPr>
            <w:r w:rsidRPr="004F6A6F">
              <w:t>Übermittelt</w:t>
            </w:r>
          </w:p>
        </w:tc>
        <w:tc>
          <w:tcPr>
            <w:tcW w:w="2841" w:type="dxa"/>
          </w:tcPr>
          <w:p w14:paraId="05D74851" w14:textId="77777777" w:rsidR="00F44DF5" w:rsidRPr="00E74C17" w:rsidRDefault="00F44DF5" w:rsidP="00442B82">
            <w:pPr>
              <w:pStyle w:val="MAText"/>
              <w:keepNext/>
              <w:keepLines/>
              <w:spacing w:before="60" w:afterLines="60" w:after="144"/>
            </w:pPr>
            <w:r>
              <w:t>Erklärung</w:t>
            </w:r>
          </w:p>
        </w:tc>
        <w:tc>
          <w:tcPr>
            <w:tcW w:w="992" w:type="dxa"/>
          </w:tcPr>
          <w:p w14:paraId="2EFE0113" w14:textId="77777777" w:rsidR="00F44DF5" w:rsidRPr="00E74C17" w:rsidRDefault="00F44DF5" w:rsidP="00442B82">
            <w:pPr>
              <w:pStyle w:val="MAText"/>
              <w:keepNext/>
              <w:keepLines/>
              <w:spacing w:before="60" w:afterLines="60" w:after="144"/>
            </w:pPr>
            <w:r w:rsidRPr="00E74C17">
              <w:t>Sender</w:t>
            </w:r>
          </w:p>
        </w:tc>
      </w:tr>
      <w:tr w:rsidR="00F44DF5" w:rsidRPr="00E74C17" w14:paraId="0362AB0C"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6FC53A12" w14:textId="77777777" w:rsidR="00F44DF5" w:rsidRPr="00E74C17" w:rsidRDefault="00F44DF5" w:rsidP="00442B82">
            <w:pPr>
              <w:pStyle w:val="MAText"/>
              <w:keepNext/>
              <w:keepLines/>
              <w:spacing w:before="60" w:afterLines="60" w:after="144"/>
            </w:pPr>
            <w:r w:rsidRPr="00E74C17">
              <w:t>«Cards:k1,k2,…,k14»</w:t>
            </w:r>
          </w:p>
        </w:tc>
        <w:tc>
          <w:tcPr>
            <w:tcW w:w="2541" w:type="dxa"/>
          </w:tcPr>
          <w:p w14:paraId="7C51C3FD" w14:textId="77777777" w:rsidR="00F44DF5" w:rsidRPr="00E74C17" w:rsidRDefault="00F44DF5" w:rsidP="00442B82">
            <w:pPr>
              <w:pStyle w:val="MAText"/>
              <w:keepNext/>
              <w:keepLines/>
              <w:spacing w:before="60" w:afterLines="60" w:after="144"/>
            </w:pPr>
            <w:r w:rsidRPr="004F6A6F">
              <w:t>Karten des Spielers</w:t>
            </w:r>
          </w:p>
        </w:tc>
        <w:tc>
          <w:tcPr>
            <w:tcW w:w="2841" w:type="dxa"/>
          </w:tcPr>
          <w:p w14:paraId="67D8C010" w14:textId="77777777" w:rsidR="00F44DF5" w:rsidRPr="00E74C17" w:rsidRDefault="00F44DF5" w:rsidP="00442B82">
            <w:pPr>
              <w:pStyle w:val="MAText"/>
              <w:keepNext/>
              <w:keepLines/>
              <w:spacing w:before="60" w:afterLines="60" w:after="144"/>
            </w:pPr>
            <w:r w:rsidRPr="00E74C17">
              <w:t>Karten</w:t>
            </w:r>
            <w:r>
              <w:t>-</w:t>
            </w:r>
            <w:r w:rsidRPr="00E74C17">
              <w:t>IDs</w:t>
            </w:r>
            <w:r>
              <w:t>:</w:t>
            </w:r>
            <w:r w:rsidRPr="00E74C17">
              <w:t xml:space="preserve"> k1,…,k14 </w:t>
            </w:r>
          </w:p>
        </w:tc>
        <w:tc>
          <w:tcPr>
            <w:tcW w:w="992" w:type="dxa"/>
          </w:tcPr>
          <w:p w14:paraId="014D0919" w14:textId="77777777" w:rsidR="00F44DF5" w:rsidRPr="00E74C17" w:rsidRDefault="00F44DF5" w:rsidP="00442B82">
            <w:pPr>
              <w:pStyle w:val="MAText"/>
              <w:keepNext/>
              <w:keepLines/>
              <w:spacing w:before="60" w:afterLines="60" w:after="144"/>
            </w:pPr>
            <w:r w:rsidRPr="00E74C17">
              <w:t>Server</w:t>
            </w:r>
          </w:p>
        </w:tc>
      </w:tr>
      <w:tr w:rsidR="00F44DF5" w:rsidRPr="00E74C17" w14:paraId="4A8C9638" w14:textId="77777777" w:rsidTr="00F44DF5">
        <w:tc>
          <w:tcPr>
            <w:tcW w:w="2693" w:type="dxa"/>
          </w:tcPr>
          <w:p w14:paraId="7B48B037" w14:textId="77777777" w:rsidR="00F44DF5" w:rsidRPr="00E74C17" w:rsidRDefault="00F44DF5" w:rsidP="00442B82">
            <w:pPr>
              <w:pStyle w:val="MAText"/>
              <w:keepNext/>
              <w:keepLines/>
              <w:spacing w:before="60" w:afterLines="60" w:after="144"/>
            </w:pPr>
            <w:r w:rsidRPr="00E74C17">
              <w:t>«x:SchupfCards:k1,k2,k3»</w:t>
            </w:r>
          </w:p>
        </w:tc>
        <w:tc>
          <w:tcPr>
            <w:tcW w:w="2541" w:type="dxa"/>
          </w:tcPr>
          <w:p w14:paraId="2E9D36E9" w14:textId="77777777" w:rsidR="00F44DF5" w:rsidRPr="00E74C17" w:rsidRDefault="00F44DF5" w:rsidP="00442B82">
            <w:pPr>
              <w:pStyle w:val="MAText"/>
              <w:keepNext/>
              <w:keepLines/>
              <w:spacing w:before="60" w:afterLines="60" w:after="144"/>
            </w:pPr>
            <w:r w:rsidRPr="004F6A6F">
              <w:t>Karten, die Spieler schupft</w:t>
            </w:r>
          </w:p>
        </w:tc>
        <w:tc>
          <w:tcPr>
            <w:tcW w:w="2841" w:type="dxa"/>
          </w:tcPr>
          <w:p w14:paraId="605045B6" w14:textId="77777777" w:rsidR="00F44DF5" w:rsidRPr="00E74C17" w:rsidRDefault="00F44DF5" w:rsidP="00442B82">
            <w:pPr>
              <w:pStyle w:val="MAText"/>
              <w:keepNext/>
              <w:keepLines/>
              <w:spacing w:before="60" w:afterLines="60" w:after="144"/>
            </w:pPr>
            <w:r w:rsidRPr="00E74C17">
              <w:t>Karten</w:t>
            </w:r>
            <w:r>
              <w:t>-</w:t>
            </w:r>
            <w:r w:rsidRPr="00E74C17">
              <w:t>IDs</w:t>
            </w:r>
            <w:r>
              <w:t>:</w:t>
            </w:r>
            <w:r w:rsidRPr="00E74C17">
              <w:t xml:space="preserve"> k1,</w:t>
            </w:r>
            <w:r>
              <w:t xml:space="preserve"> </w:t>
            </w:r>
            <w:r w:rsidRPr="00E74C17">
              <w:t>k2,</w:t>
            </w:r>
            <w:r>
              <w:t xml:space="preserve"> </w:t>
            </w:r>
            <w:r w:rsidRPr="00E74C17">
              <w:t>k3, x</w:t>
            </w:r>
            <w:r>
              <w:t xml:space="preserve"> =</w:t>
            </w:r>
            <w:r w:rsidRPr="00E74C17">
              <w:t xml:space="preserve"> Spielernummer</w:t>
            </w:r>
          </w:p>
        </w:tc>
        <w:tc>
          <w:tcPr>
            <w:tcW w:w="992" w:type="dxa"/>
          </w:tcPr>
          <w:p w14:paraId="028F3262" w14:textId="77777777" w:rsidR="00F44DF5" w:rsidRPr="00E74C17" w:rsidRDefault="00F44DF5" w:rsidP="00442B82">
            <w:pPr>
              <w:pStyle w:val="MAText"/>
              <w:keepNext/>
              <w:keepLines/>
              <w:spacing w:before="60" w:afterLines="60" w:after="144"/>
            </w:pPr>
            <w:r w:rsidRPr="00E74C17">
              <w:t>Client</w:t>
            </w:r>
          </w:p>
        </w:tc>
      </w:tr>
      <w:tr w:rsidR="00F44DF5" w:rsidRPr="00E74C17" w14:paraId="05ED515C"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0E6BBA2A" w14:textId="77777777" w:rsidR="00F44DF5" w:rsidRPr="00E74C17" w:rsidRDefault="00F44DF5" w:rsidP="00442B82">
            <w:pPr>
              <w:pStyle w:val="MAText"/>
              <w:keepNext/>
              <w:keepLines/>
              <w:spacing w:before="60" w:afterLines="60" w:after="144"/>
            </w:pPr>
            <w:r w:rsidRPr="00E74C17">
              <w:t>«x:Play:k1,…,kn»</w:t>
            </w:r>
          </w:p>
        </w:tc>
        <w:tc>
          <w:tcPr>
            <w:tcW w:w="2541" w:type="dxa"/>
          </w:tcPr>
          <w:p w14:paraId="55D1A33D" w14:textId="77777777" w:rsidR="00F44DF5" w:rsidRPr="00E74C17" w:rsidRDefault="00F44DF5" w:rsidP="00442B82">
            <w:pPr>
              <w:pStyle w:val="MAText"/>
              <w:keepNext/>
              <w:keepLines/>
              <w:spacing w:before="60" w:afterLines="60" w:after="144"/>
            </w:pPr>
            <w:r w:rsidRPr="004F6A6F">
              <w:t>Karten, die Spieler spielen will</w:t>
            </w:r>
          </w:p>
        </w:tc>
        <w:tc>
          <w:tcPr>
            <w:tcW w:w="2841" w:type="dxa"/>
          </w:tcPr>
          <w:p w14:paraId="66704E06" w14:textId="77777777" w:rsidR="00F44DF5" w:rsidRPr="00E74C17" w:rsidRDefault="00F44DF5" w:rsidP="00442B82">
            <w:pPr>
              <w:pStyle w:val="MAText"/>
              <w:keepNext/>
              <w:keepLines/>
              <w:spacing w:before="60" w:afterLines="60" w:after="144"/>
            </w:pPr>
            <w:r w:rsidRPr="00E74C17">
              <w:t>Karten</w:t>
            </w:r>
            <w:r>
              <w:t>-</w:t>
            </w:r>
            <w:r w:rsidRPr="00E74C17">
              <w:t>IDs</w:t>
            </w:r>
            <w:r>
              <w:t>:</w:t>
            </w:r>
            <w:r w:rsidRPr="00E74C17">
              <w:t xml:space="preserve"> 0&lt;n&lt;15,</w:t>
            </w:r>
            <w:r>
              <w:t xml:space="preserve"> </w:t>
            </w:r>
            <w:r w:rsidRPr="00E74C17">
              <w:t>k1,…,k</w:t>
            </w:r>
            <w:r>
              <w:t>n:,</w:t>
            </w:r>
            <w:r w:rsidRPr="00E74C17">
              <w:t xml:space="preserve"> x</w:t>
            </w:r>
            <w:r>
              <w:t xml:space="preserve"> =</w:t>
            </w:r>
            <w:r w:rsidRPr="00E74C17">
              <w:t xml:space="preserve"> Spielernummer</w:t>
            </w:r>
          </w:p>
        </w:tc>
        <w:tc>
          <w:tcPr>
            <w:tcW w:w="992" w:type="dxa"/>
          </w:tcPr>
          <w:p w14:paraId="7D6E2779" w14:textId="77777777" w:rsidR="00F44DF5" w:rsidRPr="00E74C17" w:rsidRDefault="00F44DF5" w:rsidP="00442B82">
            <w:pPr>
              <w:pStyle w:val="MAText"/>
              <w:keepNext/>
              <w:keepLines/>
              <w:spacing w:before="60" w:afterLines="60" w:after="144"/>
            </w:pPr>
            <w:r w:rsidRPr="00E74C17">
              <w:t>Client</w:t>
            </w:r>
          </w:p>
        </w:tc>
      </w:tr>
      <w:tr w:rsidR="00F44DF5" w:rsidRPr="00E74C17" w14:paraId="3320CDE0" w14:textId="77777777" w:rsidTr="00F44DF5">
        <w:tc>
          <w:tcPr>
            <w:tcW w:w="2693" w:type="dxa"/>
          </w:tcPr>
          <w:p w14:paraId="7C56E865" w14:textId="77777777" w:rsidR="00F44DF5" w:rsidRPr="00E74C17" w:rsidRDefault="00F44DF5" w:rsidP="00442B82">
            <w:pPr>
              <w:pStyle w:val="MAText"/>
              <w:keepNext/>
              <w:keepLines/>
              <w:spacing w:before="60" w:afterLines="60" w:after="144"/>
            </w:pPr>
            <w:r w:rsidRPr="00E74C17">
              <w:t>«x:Pass»</w:t>
            </w:r>
          </w:p>
        </w:tc>
        <w:tc>
          <w:tcPr>
            <w:tcW w:w="2541" w:type="dxa"/>
          </w:tcPr>
          <w:p w14:paraId="2D1E70D1" w14:textId="77777777" w:rsidR="00F44DF5" w:rsidRDefault="00F44DF5" w:rsidP="00442B82">
            <w:pPr>
              <w:pStyle w:val="MAText"/>
              <w:keepNext/>
              <w:keepLines/>
              <w:spacing w:before="60" w:afterLines="60" w:after="144"/>
            </w:pPr>
            <w:r w:rsidRPr="004F6A6F">
              <w:t>Spieler passt</w:t>
            </w:r>
          </w:p>
        </w:tc>
        <w:tc>
          <w:tcPr>
            <w:tcW w:w="2841" w:type="dxa"/>
          </w:tcPr>
          <w:p w14:paraId="03DABACD" w14:textId="77777777" w:rsidR="00F44DF5" w:rsidRPr="00E74C17" w:rsidRDefault="00F44DF5" w:rsidP="00442B82">
            <w:pPr>
              <w:pStyle w:val="MAText"/>
              <w:keepNext/>
              <w:keepLines/>
              <w:spacing w:before="60" w:afterLines="60" w:after="144"/>
            </w:pPr>
            <w:r>
              <w:t xml:space="preserve">X = </w:t>
            </w:r>
            <w:r w:rsidRPr="00E74C17">
              <w:t>Spielernummer</w:t>
            </w:r>
          </w:p>
        </w:tc>
        <w:tc>
          <w:tcPr>
            <w:tcW w:w="992" w:type="dxa"/>
          </w:tcPr>
          <w:p w14:paraId="793CF8C6" w14:textId="77777777" w:rsidR="00F44DF5" w:rsidRPr="00E74C17" w:rsidRDefault="00F44DF5" w:rsidP="00442B82">
            <w:pPr>
              <w:pStyle w:val="MAText"/>
              <w:keepNext/>
              <w:keepLines/>
              <w:spacing w:before="60" w:afterLines="60" w:after="144"/>
            </w:pPr>
            <w:r w:rsidRPr="00E74C17">
              <w:t>Client</w:t>
            </w:r>
          </w:p>
        </w:tc>
      </w:tr>
      <w:tr w:rsidR="00F44DF5" w:rsidRPr="00E74C17" w14:paraId="7E6551AF"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0C86CD4A" w14:textId="77777777" w:rsidR="00F44DF5" w:rsidRPr="00E74C17" w:rsidRDefault="00F44DF5" w:rsidP="00442B82">
            <w:pPr>
              <w:pStyle w:val="MAText"/>
              <w:keepNext/>
              <w:keepLines/>
              <w:spacing w:before="60" w:afterLines="60" w:after="144"/>
            </w:pPr>
            <w:r w:rsidRPr="00E74C17">
              <w:t>«Error:</w:t>
            </w:r>
            <w:r>
              <w:t>T</w:t>
            </w:r>
            <w:r w:rsidRPr="00E74C17">
              <w:t>ext»</w:t>
            </w:r>
          </w:p>
        </w:tc>
        <w:tc>
          <w:tcPr>
            <w:tcW w:w="2541" w:type="dxa"/>
          </w:tcPr>
          <w:p w14:paraId="2A7E4B3A" w14:textId="77777777" w:rsidR="00F44DF5" w:rsidRPr="00E74C17" w:rsidRDefault="00F44DF5" w:rsidP="00442B82">
            <w:pPr>
              <w:pStyle w:val="MAText"/>
              <w:keepNext/>
              <w:keepLines/>
              <w:spacing w:before="60" w:afterLines="60" w:after="144"/>
            </w:pPr>
            <w:r w:rsidRPr="004F6A6F">
              <w:t>Problem beim Spielen der Karten</w:t>
            </w:r>
          </w:p>
        </w:tc>
        <w:tc>
          <w:tcPr>
            <w:tcW w:w="2841" w:type="dxa"/>
          </w:tcPr>
          <w:p w14:paraId="4A18C484" w14:textId="77777777" w:rsidR="00F44DF5" w:rsidRPr="00E74C17" w:rsidRDefault="00F44DF5" w:rsidP="00442B82">
            <w:pPr>
              <w:pStyle w:val="MAText"/>
              <w:keepNext/>
              <w:keepLines/>
              <w:spacing w:before="60" w:afterLines="60" w:after="144"/>
            </w:pPr>
            <w:r w:rsidRPr="00E74C17">
              <w:t>Text: Grund für Problem</w:t>
            </w:r>
          </w:p>
        </w:tc>
        <w:tc>
          <w:tcPr>
            <w:tcW w:w="992" w:type="dxa"/>
          </w:tcPr>
          <w:p w14:paraId="3337CAA1" w14:textId="77777777" w:rsidR="00F44DF5" w:rsidRPr="00E74C17" w:rsidRDefault="00F44DF5" w:rsidP="00442B82">
            <w:pPr>
              <w:pStyle w:val="MAText"/>
              <w:keepNext/>
              <w:keepLines/>
              <w:spacing w:before="60" w:afterLines="60" w:after="144"/>
            </w:pPr>
            <w:r w:rsidRPr="00E74C17">
              <w:t>Server</w:t>
            </w:r>
          </w:p>
        </w:tc>
      </w:tr>
      <w:tr w:rsidR="00F44DF5" w:rsidRPr="00E74C17" w14:paraId="3D5F020E" w14:textId="77777777" w:rsidTr="00F44DF5">
        <w:tc>
          <w:tcPr>
            <w:tcW w:w="2693" w:type="dxa"/>
          </w:tcPr>
          <w:p w14:paraId="0FFBA68E" w14:textId="77777777" w:rsidR="00F44DF5" w:rsidRPr="00E74C17" w:rsidRDefault="00F44DF5" w:rsidP="00442B82">
            <w:pPr>
              <w:pStyle w:val="MAText"/>
              <w:keepNext/>
              <w:keepLines/>
              <w:spacing w:before="60" w:afterLines="60" w:after="144"/>
            </w:pPr>
            <w:r w:rsidRPr="00E74C17">
              <w:t>«Played:k1,…,kn»</w:t>
            </w:r>
          </w:p>
        </w:tc>
        <w:tc>
          <w:tcPr>
            <w:tcW w:w="2541" w:type="dxa"/>
          </w:tcPr>
          <w:p w14:paraId="4431525A" w14:textId="77777777" w:rsidR="00F44DF5" w:rsidRPr="00E74C17" w:rsidRDefault="00F44DF5" w:rsidP="00442B82">
            <w:pPr>
              <w:pStyle w:val="MAText"/>
              <w:keepNext/>
              <w:keepLines/>
              <w:spacing w:before="60" w:afterLines="60" w:after="144"/>
            </w:pPr>
            <w:r w:rsidRPr="004F6A6F">
              <w:t>Neu gespielte Karten</w:t>
            </w:r>
          </w:p>
        </w:tc>
        <w:tc>
          <w:tcPr>
            <w:tcW w:w="2841" w:type="dxa"/>
          </w:tcPr>
          <w:p w14:paraId="33312C73" w14:textId="77777777" w:rsidR="00F44DF5" w:rsidRPr="00E74C17" w:rsidRDefault="00F44DF5" w:rsidP="00442B82">
            <w:pPr>
              <w:pStyle w:val="MAText"/>
              <w:keepNext/>
              <w:keepLines/>
              <w:spacing w:before="60" w:afterLines="60" w:after="144"/>
            </w:pPr>
            <w:r w:rsidRPr="00E74C17">
              <w:t>Karten</w:t>
            </w:r>
            <w:r>
              <w:t>-</w:t>
            </w:r>
            <w:r w:rsidRPr="00E74C17">
              <w:t>IDs</w:t>
            </w:r>
            <w:r>
              <w:t xml:space="preserve">: </w:t>
            </w:r>
            <w:r w:rsidRPr="00E74C17">
              <w:t>0&lt;n&lt;15,</w:t>
            </w:r>
            <w:r>
              <w:t xml:space="preserve"> </w:t>
            </w:r>
            <w:r w:rsidRPr="00E74C17">
              <w:t>k1,…,k</w:t>
            </w:r>
            <w:r>
              <w:t xml:space="preserve">n: </w:t>
            </w:r>
          </w:p>
        </w:tc>
        <w:tc>
          <w:tcPr>
            <w:tcW w:w="992" w:type="dxa"/>
          </w:tcPr>
          <w:p w14:paraId="008304E2" w14:textId="77777777" w:rsidR="00F44DF5" w:rsidRPr="00E74C17" w:rsidRDefault="00F44DF5" w:rsidP="00442B82">
            <w:pPr>
              <w:pStyle w:val="MAText"/>
              <w:keepNext/>
              <w:keepLines/>
              <w:spacing w:before="60" w:afterLines="60" w:after="144"/>
            </w:pPr>
            <w:r w:rsidRPr="00E74C17">
              <w:t>Server</w:t>
            </w:r>
          </w:p>
        </w:tc>
      </w:tr>
      <w:tr w:rsidR="00F44DF5" w:rsidRPr="00E74C17" w14:paraId="04952187"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00DEB685" w14:textId="77777777" w:rsidR="00F44DF5" w:rsidRPr="00E74C17" w:rsidRDefault="00F44DF5" w:rsidP="00442B82">
            <w:pPr>
              <w:pStyle w:val="MAText"/>
              <w:keepNext/>
              <w:keepLines/>
              <w:spacing w:before="60" w:afterLines="60" w:after="144"/>
            </w:pPr>
            <w:r w:rsidRPr="00E74C17">
              <w:t>«SchupfedCards:k1,k2,k3»</w:t>
            </w:r>
          </w:p>
        </w:tc>
        <w:tc>
          <w:tcPr>
            <w:tcW w:w="2541" w:type="dxa"/>
          </w:tcPr>
          <w:p w14:paraId="7B0CCCAD" w14:textId="0D18B287" w:rsidR="00F44DF5" w:rsidRPr="00E74C17" w:rsidRDefault="00F44DF5" w:rsidP="00442B82">
            <w:pPr>
              <w:pStyle w:val="MAText"/>
              <w:keepNext/>
              <w:keepLines/>
              <w:spacing w:before="60" w:afterLines="60" w:after="144"/>
            </w:pPr>
            <w:r w:rsidRPr="004F6A6F">
              <w:t>Karten, die</w:t>
            </w:r>
            <w:r w:rsidR="009E531D">
              <w:t xml:space="preserve"> dem</w:t>
            </w:r>
            <w:r w:rsidRPr="004F6A6F">
              <w:t xml:space="preserve"> Spieler geschupft werden</w:t>
            </w:r>
          </w:p>
        </w:tc>
        <w:tc>
          <w:tcPr>
            <w:tcW w:w="2841" w:type="dxa"/>
          </w:tcPr>
          <w:p w14:paraId="35150A2D" w14:textId="77777777" w:rsidR="00F44DF5" w:rsidRPr="00E74C17" w:rsidRDefault="00F44DF5" w:rsidP="00442B82">
            <w:pPr>
              <w:pStyle w:val="MAText"/>
              <w:keepNext/>
              <w:keepLines/>
              <w:spacing w:before="60" w:afterLines="60" w:after="144"/>
            </w:pPr>
            <w:r w:rsidRPr="00E74C17">
              <w:t>KartenIDs</w:t>
            </w:r>
            <w:r>
              <w:t>:</w:t>
            </w:r>
            <w:r w:rsidRPr="00E74C17">
              <w:t xml:space="preserve"> k1,k2,k3</w:t>
            </w:r>
            <w:r>
              <w:t>:</w:t>
            </w:r>
            <w:r w:rsidRPr="00E74C17">
              <w:t xml:space="preserve"> </w:t>
            </w:r>
          </w:p>
        </w:tc>
        <w:tc>
          <w:tcPr>
            <w:tcW w:w="992" w:type="dxa"/>
          </w:tcPr>
          <w:p w14:paraId="033432FF" w14:textId="77777777" w:rsidR="00F44DF5" w:rsidRPr="00E74C17" w:rsidRDefault="00F44DF5" w:rsidP="00442B82">
            <w:pPr>
              <w:pStyle w:val="MAText"/>
              <w:keepNext/>
              <w:keepLines/>
              <w:spacing w:before="60" w:afterLines="60" w:after="144"/>
            </w:pPr>
            <w:r w:rsidRPr="00E74C17">
              <w:t>Server</w:t>
            </w:r>
          </w:p>
        </w:tc>
      </w:tr>
      <w:tr w:rsidR="00F44DF5" w:rsidRPr="00E74C17" w14:paraId="391BE49F" w14:textId="77777777" w:rsidTr="00F44DF5">
        <w:tc>
          <w:tcPr>
            <w:tcW w:w="2693" w:type="dxa"/>
          </w:tcPr>
          <w:p w14:paraId="6833F70F" w14:textId="77777777" w:rsidR="00F44DF5" w:rsidRPr="00E74C17" w:rsidRDefault="00F44DF5" w:rsidP="00442B82">
            <w:pPr>
              <w:pStyle w:val="MAText"/>
              <w:keepNext/>
              <w:keepLines/>
              <w:spacing w:before="60" w:afterLines="60" w:after="144"/>
            </w:pPr>
            <w:r w:rsidRPr="00E74C17">
              <w:t>«YourTurn:true»</w:t>
            </w:r>
          </w:p>
        </w:tc>
        <w:tc>
          <w:tcPr>
            <w:tcW w:w="2541" w:type="dxa"/>
          </w:tcPr>
          <w:p w14:paraId="2C99E211" w14:textId="77777777" w:rsidR="00F44DF5" w:rsidRPr="00E74C17" w:rsidRDefault="00F44DF5" w:rsidP="00442B82">
            <w:pPr>
              <w:pStyle w:val="MAText"/>
              <w:keepNext/>
              <w:keepLines/>
              <w:spacing w:before="60" w:afterLines="60" w:after="144"/>
            </w:pPr>
            <w:r w:rsidRPr="004F6A6F">
              <w:t>Spieler ist an der Reihe</w:t>
            </w:r>
          </w:p>
        </w:tc>
        <w:tc>
          <w:tcPr>
            <w:tcW w:w="2841" w:type="dxa"/>
          </w:tcPr>
          <w:p w14:paraId="268278C0" w14:textId="77777777" w:rsidR="00F44DF5" w:rsidRPr="00E74C17" w:rsidRDefault="00F44DF5" w:rsidP="00442B82">
            <w:pPr>
              <w:pStyle w:val="MAText"/>
              <w:keepNext/>
              <w:keepLines/>
              <w:spacing w:before="60" w:afterLines="60" w:after="144"/>
            </w:pPr>
          </w:p>
        </w:tc>
        <w:tc>
          <w:tcPr>
            <w:tcW w:w="992" w:type="dxa"/>
          </w:tcPr>
          <w:p w14:paraId="765F17AB" w14:textId="77777777" w:rsidR="00F44DF5" w:rsidRPr="00E74C17" w:rsidRDefault="00F44DF5" w:rsidP="00442B82">
            <w:pPr>
              <w:pStyle w:val="MAText"/>
              <w:keepNext/>
              <w:keepLines/>
              <w:spacing w:before="60" w:afterLines="60" w:after="144"/>
            </w:pPr>
            <w:r w:rsidRPr="00E74C17">
              <w:t>Server</w:t>
            </w:r>
          </w:p>
        </w:tc>
      </w:tr>
      <w:tr w:rsidR="00F44DF5" w:rsidRPr="00E74C17" w14:paraId="59C517EB"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7E1E7802" w14:textId="77777777" w:rsidR="00F44DF5" w:rsidRPr="00E74C17" w:rsidRDefault="00F44DF5" w:rsidP="00442B82">
            <w:pPr>
              <w:pStyle w:val="MAText"/>
              <w:keepNext/>
              <w:keepLines/>
              <w:spacing w:before="60" w:afterLines="60" w:after="144"/>
            </w:pPr>
            <w:r w:rsidRPr="00E74C17">
              <w:t>«YourTurn:false»</w:t>
            </w:r>
          </w:p>
        </w:tc>
        <w:tc>
          <w:tcPr>
            <w:tcW w:w="2541" w:type="dxa"/>
          </w:tcPr>
          <w:p w14:paraId="71EED32B" w14:textId="77777777" w:rsidR="00F44DF5" w:rsidRPr="00E74C17" w:rsidRDefault="00F44DF5" w:rsidP="00442B82">
            <w:pPr>
              <w:pStyle w:val="MAText"/>
              <w:keepNext/>
              <w:keepLines/>
              <w:spacing w:before="60" w:afterLines="60" w:after="144"/>
            </w:pPr>
            <w:r w:rsidRPr="004F6A6F">
              <w:t>Spieler ist nicht mehr an der Reihe</w:t>
            </w:r>
          </w:p>
        </w:tc>
        <w:tc>
          <w:tcPr>
            <w:tcW w:w="2841" w:type="dxa"/>
          </w:tcPr>
          <w:p w14:paraId="72280EEE" w14:textId="77777777" w:rsidR="00F44DF5" w:rsidRPr="00E74C17" w:rsidRDefault="00F44DF5" w:rsidP="00442B82">
            <w:pPr>
              <w:pStyle w:val="MAText"/>
              <w:keepNext/>
              <w:keepLines/>
              <w:spacing w:before="60" w:afterLines="60" w:after="144"/>
            </w:pPr>
          </w:p>
        </w:tc>
        <w:tc>
          <w:tcPr>
            <w:tcW w:w="992" w:type="dxa"/>
          </w:tcPr>
          <w:p w14:paraId="05D1B979" w14:textId="77777777" w:rsidR="00F44DF5" w:rsidRPr="00E74C17" w:rsidRDefault="00F44DF5" w:rsidP="00442B82">
            <w:pPr>
              <w:pStyle w:val="MAText"/>
              <w:keepNext/>
              <w:keepLines/>
              <w:spacing w:before="60" w:afterLines="60" w:after="144"/>
            </w:pPr>
            <w:r w:rsidRPr="00E74C17">
              <w:t>Server</w:t>
            </w:r>
          </w:p>
        </w:tc>
      </w:tr>
      <w:tr w:rsidR="00F44DF5" w:rsidRPr="00E74C17" w14:paraId="490F96D1" w14:textId="77777777" w:rsidTr="00F44DF5">
        <w:tc>
          <w:tcPr>
            <w:tcW w:w="2693" w:type="dxa"/>
          </w:tcPr>
          <w:p w14:paraId="79337EB7" w14:textId="77777777" w:rsidR="00F44DF5" w:rsidRPr="00E74C17" w:rsidRDefault="00F44DF5" w:rsidP="00442B82">
            <w:pPr>
              <w:pStyle w:val="MAText"/>
              <w:keepNext/>
              <w:keepLines/>
              <w:spacing w:before="60" w:afterLines="60" w:after="144"/>
            </w:pPr>
            <w:r w:rsidRPr="00E74C17">
              <w:t>«Passed:x»</w:t>
            </w:r>
          </w:p>
        </w:tc>
        <w:tc>
          <w:tcPr>
            <w:tcW w:w="2541" w:type="dxa"/>
          </w:tcPr>
          <w:p w14:paraId="47912558" w14:textId="117D8B4A" w:rsidR="00F44DF5" w:rsidRPr="00E74C17" w:rsidRDefault="00F44DF5" w:rsidP="00442B82">
            <w:pPr>
              <w:pStyle w:val="MAText"/>
              <w:keepNext/>
              <w:keepLines/>
              <w:spacing w:before="60" w:afterLines="60" w:after="144"/>
            </w:pPr>
            <w:r w:rsidRPr="004F6A6F">
              <w:t>Spieler</w:t>
            </w:r>
            <w:r w:rsidR="00BA5A2A">
              <w:t xml:space="preserve"> x</w:t>
            </w:r>
            <w:r w:rsidRPr="004F6A6F">
              <w:t xml:space="preserve"> hat gepasst </w:t>
            </w:r>
          </w:p>
        </w:tc>
        <w:tc>
          <w:tcPr>
            <w:tcW w:w="2841" w:type="dxa"/>
          </w:tcPr>
          <w:p w14:paraId="26528C58" w14:textId="44E8C67B" w:rsidR="00F44DF5" w:rsidRPr="00E74C17" w:rsidRDefault="00F44DF5" w:rsidP="00442B82">
            <w:pPr>
              <w:pStyle w:val="MAText"/>
              <w:keepNext/>
              <w:keepLines/>
              <w:spacing w:before="60" w:afterLines="60" w:after="144"/>
            </w:pPr>
            <w:r w:rsidRPr="00E74C17">
              <w:t>x</w:t>
            </w:r>
            <w:r>
              <w:t xml:space="preserve"> </w:t>
            </w:r>
            <w:r w:rsidR="007F147F">
              <w:t xml:space="preserve">= </w:t>
            </w:r>
            <w:r w:rsidR="007F147F" w:rsidRPr="00E74C17">
              <w:t>Spielernummer</w:t>
            </w:r>
          </w:p>
        </w:tc>
        <w:tc>
          <w:tcPr>
            <w:tcW w:w="992" w:type="dxa"/>
          </w:tcPr>
          <w:p w14:paraId="47DECA9C" w14:textId="77777777" w:rsidR="00F44DF5" w:rsidRPr="00E74C17" w:rsidRDefault="00F44DF5" w:rsidP="00442B82">
            <w:pPr>
              <w:pStyle w:val="MAText"/>
              <w:keepNext/>
              <w:keepLines/>
              <w:spacing w:before="60" w:afterLines="60" w:after="144"/>
            </w:pPr>
            <w:r w:rsidRPr="00E74C17">
              <w:t>Server</w:t>
            </w:r>
          </w:p>
        </w:tc>
      </w:tr>
      <w:tr w:rsidR="00F44DF5" w:rsidRPr="00E74C17" w14:paraId="0BB49B49"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7619A916" w14:textId="77777777" w:rsidR="00F44DF5" w:rsidRPr="00E74C17" w:rsidRDefault="00F44DF5" w:rsidP="00442B82">
            <w:pPr>
              <w:pStyle w:val="MAText"/>
              <w:keepNext/>
              <w:keepLines/>
              <w:spacing w:before="60" w:afterLines="60" w:after="144"/>
            </w:pPr>
            <w:r w:rsidRPr="00E74C17">
              <w:t>«Message:</w:t>
            </w:r>
            <w:r>
              <w:t>T</w:t>
            </w:r>
            <w:r w:rsidRPr="00E74C17">
              <w:t>ext»</w:t>
            </w:r>
          </w:p>
        </w:tc>
        <w:tc>
          <w:tcPr>
            <w:tcW w:w="2541" w:type="dxa"/>
          </w:tcPr>
          <w:p w14:paraId="5178B70A" w14:textId="77777777" w:rsidR="00F44DF5" w:rsidRPr="00E74C17" w:rsidRDefault="00F44DF5" w:rsidP="00442B82">
            <w:pPr>
              <w:pStyle w:val="MAText"/>
              <w:keepNext/>
              <w:keepLines/>
              <w:spacing w:before="60" w:afterLines="60" w:after="144"/>
            </w:pPr>
            <w:r w:rsidRPr="004F6A6F">
              <w:t>Nachricht</w:t>
            </w:r>
          </w:p>
        </w:tc>
        <w:tc>
          <w:tcPr>
            <w:tcW w:w="2841" w:type="dxa"/>
          </w:tcPr>
          <w:p w14:paraId="1F12D2D3" w14:textId="77777777" w:rsidR="00F44DF5" w:rsidRPr="00E74C17" w:rsidRDefault="00F44DF5" w:rsidP="00442B82">
            <w:pPr>
              <w:pStyle w:val="MAText"/>
              <w:keepNext/>
              <w:keepLines/>
              <w:spacing w:before="60" w:afterLines="60" w:after="144"/>
            </w:pPr>
            <w:r w:rsidRPr="00E74C17">
              <w:t xml:space="preserve">Text: Nachricht </w:t>
            </w:r>
          </w:p>
        </w:tc>
        <w:tc>
          <w:tcPr>
            <w:tcW w:w="992" w:type="dxa"/>
          </w:tcPr>
          <w:p w14:paraId="302EBA7A" w14:textId="77777777" w:rsidR="00F44DF5" w:rsidRPr="00E74C17" w:rsidRDefault="00F44DF5" w:rsidP="00442B82">
            <w:pPr>
              <w:pStyle w:val="MAText"/>
              <w:keepNext/>
              <w:keepLines/>
              <w:spacing w:before="60" w:afterLines="60" w:after="144"/>
            </w:pPr>
            <w:r w:rsidRPr="00E74C17">
              <w:t>Server</w:t>
            </w:r>
          </w:p>
        </w:tc>
      </w:tr>
      <w:tr w:rsidR="00F44DF5" w:rsidRPr="00E74C17" w14:paraId="60341606" w14:textId="77777777" w:rsidTr="00F44DF5">
        <w:tc>
          <w:tcPr>
            <w:tcW w:w="2693" w:type="dxa"/>
          </w:tcPr>
          <w:p w14:paraId="2AB60581" w14:textId="5C598928" w:rsidR="00F44DF5" w:rsidRPr="00E74C17" w:rsidRDefault="00F44DF5" w:rsidP="00442B82">
            <w:pPr>
              <w:pStyle w:val="MAText"/>
              <w:keepNext/>
              <w:keepLines/>
              <w:spacing w:before="60" w:afterLines="60" w:after="144"/>
            </w:pPr>
            <w:r w:rsidRPr="00E74C17">
              <w:t>«x:Pass:</w:t>
            </w:r>
            <w:r w:rsidR="00BA5A2A">
              <w:t xml:space="preserve"> </w:t>
            </w:r>
            <w:r w:rsidRPr="00E74C17">
              <w:t>»</w:t>
            </w:r>
          </w:p>
        </w:tc>
        <w:tc>
          <w:tcPr>
            <w:tcW w:w="2541" w:type="dxa"/>
          </w:tcPr>
          <w:p w14:paraId="23FDF25E" w14:textId="24B431E2" w:rsidR="00F44DF5" w:rsidRPr="00E74C17" w:rsidRDefault="00F44DF5" w:rsidP="00442B82">
            <w:pPr>
              <w:pStyle w:val="MAText"/>
              <w:keepNext/>
              <w:keepLines/>
              <w:spacing w:before="60" w:afterLines="60" w:after="144"/>
            </w:pPr>
            <w:r w:rsidRPr="004F6A6F">
              <w:t>S</w:t>
            </w:r>
            <w:r w:rsidR="00BA5A2A">
              <w:t>pieler</w:t>
            </w:r>
            <w:r w:rsidR="009E531D">
              <w:t xml:space="preserve"> </w:t>
            </w:r>
            <w:r w:rsidRPr="004F6A6F">
              <w:t>passt</w:t>
            </w:r>
          </w:p>
        </w:tc>
        <w:tc>
          <w:tcPr>
            <w:tcW w:w="2841" w:type="dxa"/>
          </w:tcPr>
          <w:p w14:paraId="6047C515" w14:textId="123EF1A7" w:rsidR="00F44DF5" w:rsidRPr="00E74C17" w:rsidRDefault="00F44DF5" w:rsidP="00442B82">
            <w:pPr>
              <w:pStyle w:val="MAText"/>
              <w:keepNext/>
              <w:keepLines/>
              <w:spacing w:before="60" w:afterLines="60" w:after="144"/>
            </w:pPr>
            <w:r>
              <w:t xml:space="preserve">x </w:t>
            </w:r>
            <w:r w:rsidR="007F147F">
              <w:t xml:space="preserve">= </w:t>
            </w:r>
            <w:r w:rsidR="007F147F" w:rsidRPr="00E74C17">
              <w:t>Spielernummer</w:t>
            </w:r>
          </w:p>
        </w:tc>
        <w:tc>
          <w:tcPr>
            <w:tcW w:w="992" w:type="dxa"/>
          </w:tcPr>
          <w:p w14:paraId="3C6094AA" w14:textId="77777777" w:rsidR="00F44DF5" w:rsidRPr="00E74C17" w:rsidRDefault="00F44DF5" w:rsidP="00442B82">
            <w:pPr>
              <w:pStyle w:val="MAText"/>
              <w:keepNext/>
              <w:keepLines/>
              <w:spacing w:before="60" w:afterLines="60" w:after="144"/>
            </w:pPr>
            <w:r w:rsidRPr="00E74C17">
              <w:t>Client</w:t>
            </w:r>
          </w:p>
        </w:tc>
      </w:tr>
      <w:tr w:rsidR="00F44DF5" w:rsidRPr="00E74C17" w14:paraId="2184AC9E"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493DBCF8" w14:textId="77777777" w:rsidR="00F44DF5" w:rsidRPr="00E74C17" w:rsidRDefault="00F44DF5" w:rsidP="00442B82">
            <w:pPr>
              <w:pStyle w:val="MAText"/>
              <w:keepNext/>
              <w:keepLines/>
              <w:spacing w:before="60" w:afterLines="60" w:after="144"/>
            </w:pPr>
            <w:r w:rsidRPr="00E74C17">
              <w:t>«x:Won:Round»</w:t>
            </w:r>
          </w:p>
        </w:tc>
        <w:tc>
          <w:tcPr>
            <w:tcW w:w="2541" w:type="dxa"/>
          </w:tcPr>
          <w:p w14:paraId="6087594C" w14:textId="77777777" w:rsidR="00F44DF5" w:rsidRPr="00E74C17" w:rsidRDefault="00F44DF5" w:rsidP="00442B82">
            <w:pPr>
              <w:pStyle w:val="MAText"/>
              <w:keepNext/>
              <w:keepLines/>
              <w:spacing w:before="60" w:afterLines="60" w:after="144"/>
            </w:pPr>
            <w:r w:rsidRPr="004F6A6F">
              <w:t>Spieler gewinnt Runde</w:t>
            </w:r>
          </w:p>
        </w:tc>
        <w:tc>
          <w:tcPr>
            <w:tcW w:w="2841" w:type="dxa"/>
          </w:tcPr>
          <w:p w14:paraId="4379A555" w14:textId="77777777" w:rsidR="00F44DF5" w:rsidRPr="00E74C17" w:rsidRDefault="00F44DF5" w:rsidP="00442B82">
            <w:pPr>
              <w:pStyle w:val="MAText"/>
              <w:keepNext/>
              <w:keepLines/>
              <w:spacing w:before="60" w:afterLines="60" w:after="144"/>
            </w:pPr>
            <w:r w:rsidRPr="00E74C17">
              <w:t>X</w:t>
            </w:r>
            <w:r>
              <w:t xml:space="preserve"> = </w:t>
            </w:r>
            <w:r w:rsidRPr="00E74C17">
              <w:t>Spielernummer</w:t>
            </w:r>
          </w:p>
        </w:tc>
        <w:tc>
          <w:tcPr>
            <w:tcW w:w="992" w:type="dxa"/>
          </w:tcPr>
          <w:p w14:paraId="2CC876DC" w14:textId="77777777" w:rsidR="00F44DF5" w:rsidRPr="00E74C17" w:rsidRDefault="00F44DF5" w:rsidP="00442B82">
            <w:pPr>
              <w:pStyle w:val="MAText"/>
              <w:keepNext/>
              <w:keepLines/>
              <w:spacing w:before="60" w:afterLines="60" w:after="144"/>
            </w:pPr>
            <w:r w:rsidRPr="00E74C17">
              <w:t>Client</w:t>
            </w:r>
          </w:p>
        </w:tc>
      </w:tr>
    </w:tbl>
    <w:p w14:paraId="79DEE2F1" w14:textId="77777777" w:rsidR="007C4FAE" w:rsidRDefault="007C4FAE" w:rsidP="003F00F4">
      <w:pPr>
        <w:pStyle w:val="MAText"/>
      </w:pPr>
    </w:p>
    <w:p w14:paraId="76B52492" w14:textId="77777777" w:rsidR="003F00F4" w:rsidRDefault="003F00F4" w:rsidP="003F00F4">
      <w:pPr>
        <w:pStyle w:val="MAText"/>
      </w:pPr>
      <w:commentRangeStart w:id="20"/>
      <w:r>
        <w:t xml:space="preserve">Da zur Kommunikation </w:t>
      </w:r>
      <w:r w:rsidR="005F2214">
        <w:t xml:space="preserve">Strings </w:t>
      </w:r>
      <w:r>
        <w:t xml:space="preserve">verschickt werden, </w:t>
      </w:r>
      <w:del w:id="21" w:author="Sandra Busch" w:date="2018-10-07T09:42:00Z">
        <w:r w:rsidDel="005F2214">
          <w:delText>werden also</w:delText>
        </w:r>
      </w:del>
      <w:ins w:id="22" w:author="Sandra Busch" w:date="2018-10-07T09:42:00Z">
        <w:r w:rsidR="005F2214">
          <w:t>müssen</w:t>
        </w:r>
      </w:ins>
      <w:r>
        <w:t xml:space="preserve"> beim Spielen nicht die Kartenobjekte zwischen Client und Server verschoben, sondern nur ihre ID</w:t>
      </w:r>
      <w:r w:rsidR="007D75B4">
        <w:t>s</w:t>
      </w:r>
      <w:r>
        <w:t xml:space="preserve"> und die Anweisung, was damit gemacht werden soll.</w:t>
      </w:r>
      <w:commentRangeEnd w:id="20"/>
      <w:r w:rsidR="007D75B4">
        <w:rPr>
          <w:rStyle w:val="Kommentarzeichen"/>
          <w:rFonts w:asciiTheme="minorHAnsi" w:hAnsiTheme="minorHAnsi"/>
        </w:rPr>
        <w:commentReference w:id="20"/>
      </w:r>
    </w:p>
    <w:p w14:paraId="1E48D9F8" w14:textId="77777777" w:rsidR="007C4FAE" w:rsidRDefault="007C4FAE" w:rsidP="003F00F4">
      <w:pPr>
        <w:pStyle w:val="MAText"/>
      </w:pPr>
    </w:p>
    <w:p w14:paraId="6BDECC58" w14:textId="2368BD75" w:rsidR="003F00F4" w:rsidRDefault="003F00F4" w:rsidP="00B13DF5">
      <w:pPr>
        <w:pStyle w:val="MAberschrift2"/>
      </w:pPr>
      <w:bookmarkStart w:id="23" w:name="_Toc527041236"/>
      <w:r>
        <w:t>7.2</w:t>
      </w:r>
      <w:r w:rsidR="00B13DF5">
        <w:t xml:space="preserve"> </w:t>
      </w:r>
      <w:r>
        <w:t>Spiellogik</w:t>
      </w:r>
      <w:bookmarkEnd w:id="23"/>
    </w:p>
    <w:p w14:paraId="5D523039" w14:textId="543C23F9" w:rsidR="003F00F4" w:rsidRPr="000B52F9" w:rsidRDefault="003F00F4" w:rsidP="003F00F4">
      <w:pPr>
        <w:pStyle w:val="MAText"/>
      </w:pPr>
      <w:r>
        <w:t xml:space="preserve">Das wichtigste Element für das Implementieren der Spiellogik ist die Evaluator-Klasse, welche </w:t>
      </w:r>
      <w:r w:rsidR="009B0904">
        <w:t xml:space="preserve">in </w:t>
      </w:r>
      <w:r w:rsidR="0016335B">
        <w:t>vier</w:t>
      </w:r>
      <w:r w:rsidR="009B0904">
        <w:t xml:space="preserve"> </w:t>
      </w:r>
      <w:r w:rsidR="0016335B">
        <w:t>Haupts</w:t>
      </w:r>
      <w:r w:rsidR="009B0904">
        <w:t xml:space="preserve">chritten </w:t>
      </w:r>
      <w:r>
        <w:t xml:space="preserve">überprüft, ob die vom Spieler ausgewählten Karten eine gültige Kombination ergeben. </w:t>
      </w:r>
      <w:r w:rsidR="009B0904">
        <w:t xml:space="preserve">Zuerst wird </w:t>
      </w:r>
      <w:r>
        <w:t>überprüft, wie viele Karten ausgewählt wurden</w:t>
      </w:r>
      <w:r w:rsidR="009B0904">
        <w:t>.</w:t>
      </w:r>
      <w:r>
        <w:t xml:space="preserve"> </w:t>
      </w:r>
      <w:r w:rsidR="009B0904">
        <w:t xml:space="preserve">Danach erfolgt </w:t>
      </w:r>
      <w:r>
        <w:t xml:space="preserve">die </w:t>
      </w:r>
      <w:r w:rsidR="009B0904">
        <w:t xml:space="preserve">Überprüfung der </w:t>
      </w:r>
      <w:r>
        <w:t xml:space="preserve">für diese </w:t>
      </w:r>
      <w:r w:rsidR="009B0904">
        <w:t xml:space="preserve">Kartenanzahl </w:t>
      </w:r>
      <w:r>
        <w:t>möglichen Kombinationen</w:t>
      </w:r>
      <w:r w:rsidR="009B0904">
        <w:t>.</w:t>
      </w:r>
      <w:r w:rsidR="007F147F">
        <w:t xml:space="preserve"> Danach wird geprüft, ob die gespielte Kombination von derselben Art ist wie die zuletzt gespielte.</w:t>
      </w:r>
      <w:r>
        <w:t xml:space="preserve"> </w:t>
      </w:r>
      <w:r w:rsidR="009B0904">
        <w:t>Im letzten Schritt wird kontrolliert,</w:t>
      </w:r>
      <w:r>
        <w:t xml:space="preserve"> ob die </w:t>
      </w:r>
      <w:r w:rsidR="009B0904">
        <w:t xml:space="preserve">gewählte </w:t>
      </w:r>
      <w:r>
        <w:t xml:space="preserve">Kombination </w:t>
      </w:r>
      <w:r w:rsidR="009B0904">
        <w:t>höher ist als die vom vorherigen Spieler gespielte Kombination</w:t>
      </w:r>
      <w:r>
        <w:t>.</w:t>
      </w:r>
    </w:p>
    <w:p w14:paraId="3510D60C" w14:textId="55CD0F6A" w:rsidR="003F00F4" w:rsidRDefault="009924B3" w:rsidP="00B13DF5">
      <w:pPr>
        <w:pStyle w:val="MAberschrift2"/>
      </w:pPr>
      <w:bookmarkStart w:id="24" w:name="_Toc527041237"/>
      <w:r>
        <w:lastRenderedPageBreak/>
        <w:t>7.3 Grafik</w:t>
      </w:r>
      <w:bookmarkEnd w:id="24"/>
    </w:p>
    <w:p w14:paraId="61F04DF1" w14:textId="77777777" w:rsidR="007C4FAE" w:rsidRDefault="003F00F4" w:rsidP="003F00F4">
      <w:pPr>
        <w:pStyle w:val="MAText"/>
      </w:pPr>
      <w:r>
        <w:rPr>
          <w:noProof/>
        </w:rPr>
        <w:drawing>
          <wp:anchor distT="0" distB="0" distL="114300" distR="114300" simplePos="0" relativeHeight="251673600" behindDoc="0" locked="0" layoutInCell="1" allowOverlap="1" wp14:anchorId="2FB3E6A1" wp14:editId="23A38BA0">
            <wp:simplePos x="0" y="0"/>
            <wp:positionH relativeFrom="margin">
              <wp:align>left</wp:align>
            </wp:positionH>
            <wp:positionV relativeFrom="paragraph">
              <wp:posOffset>740410</wp:posOffset>
            </wp:positionV>
            <wp:extent cx="5676265" cy="4091940"/>
            <wp:effectExtent l="0" t="0" r="635" b="381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ispielcode draw().JPG"/>
                    <pic:cNvPicPr/>
                  </pic:nvPicPr>
                  <pic:blipFill rotWithShape="1">
                    <a:blip r:embed="rId17">
                      <a:extLst>
                        <a:ext uri="{28A0092B-C50C-407E-A947-70E740481C1C}">
                          <a14:useLocalDpi xmlns:a14="http://schemas.microsoft.com/office/drawing/2010/main" val="0"/>
                        </a:ext>
                      </a:extLst>
                    </a:blip>
                    <a:srcRect l="128" r="466"/>
                    <a:stretch/>
                  </pic:blipFill>
                  <pic:spPr bwMode="auto">
                    <a:xfrm>
                      <a:off x="0" y="0"/>
                      <a:ext cx="5676265" cy="4091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mc:AlternateContent>
          <mc:Choice Requires="wps">
            <w:drawing>
              <wp:anchor distT="0" distB="0" distL="114300" distR="114300" simplePos="0" relativeHeight="251674624" behindDoc="0" locked="0" layoutInCell="1" allowOverlap="1" wp14:anchorId="54304A7F" wp14:editId="5BA6CE04">
                <wp:simplePos x="0" y="0"/>
                <wp:positionH relativeFrom="column">
                  <wp:posOffset>21590</wp:posOffset>
                </wp:positionH>
                <wp:positionV relativeFrom="paragraph">
                  <wp:posOffset>4878070</wp:posOffset>
                </wp:positionV>
                <wp:extent cx="5683885" cy="167640"/>
                <wp:effectExtent l="0" t="0" r="0" b="3810"/>
                <wp:wrapSquare wrapText="bothSides"/>
                <wp:docPr id="1" name="Textfeld 1"/>
                <wp:cNvGraphicFramePr/>
                <a:graphic xmlns:a="http://schemas.openxmlformats.org/drawingml/2006/main">
                  <a:graphicData uri="http://schemas.microsoft.com/office/word/2010/wordprocessingShape">
                    <wps:wsp>
                      <wps:cNvSpPr txBox="1"/>
                      <wps:spPr>
                        <a:xfrm>
                          <a:off x="0" y="0"/>
                          <a:ext cx="5683885" cy="167640"/>
                        </a:xfrm>
                        <a:prstGeom prst="rect">
                          <a:avLst/>
                        </a:prstGeom>
                        <a:solidFill>
                          <a:prstClr val="white"/>
                        </a:solidFill>
                        <a:ln>
                          <a:noFill/>
                        </a:ln>
                      </wps:spPr>
                      <wps:txbx>
                        <w:txbxContent>
                          <w:p w14:paraId="50486FCB" w14:textId="77777777" w:rsidR="009E531D" w:rsidRPr="0068427E" w:rsidRDefault="009E531D" w:rsidP="003F00F4">
                            <w:pPr>
                              <w:pStyle w:val="Beschriftung"/>
                              <w:rPr>
                                <w:rFonts w:ascii="Garamond" w:hAnsi="Garamond"/>
                                <w:noProof/>
                              </w:rPr>
                            </w:pPr>
                            <w:r>
                              <w:t xml:space="preserve">Beispielcode </w:t>
                            </w:r>
                            <w:fldSimple w:instr=" SEQ Beispielcode \* ARABIC ">
                              <w:r>
                                <w:rPr>
                                  <w:noProof/>
                                </w:rPr>
                                <w:t>1</w:t>
                              </w:r>
                            </w:fldSimple>
                            <w:r>
                              <w:rPr>
                                <w:noProof/>
                              </w:rPr>
                              <w:t>: Die Methode draw()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4304A7F" id="_x0000_t202" coordsize="21600,21600" o:spt="202" path="m,l,21600r21600,l21600,xe">
                <v:stroke joinstyle="miter"/>
                <v:path gradientshapeok="t" o:connecttype="rect"/>
              </v:shapetype>
              <v:shape id="Textfeld 1" o:spid="_x0000_s1026" type="#_x0000_t202" style="position:absolute;left:0;text-align:left;margin-left:1.7pt;margin-top:384.1pt;width:447.55pt;height:13.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" stroked="f">
                <v:textbox inset="0,0,0,0">
                  <w:txbxContent>
                    <w:p w14:paraId="50486FCB" w14:textId="77777777" w:rsidR="009E531D" w:rsidRPr="0068427E" w:rsidRDefault="009E531D" w:rsidP="003F00F4">
                      <w:pPr>
                        <w:pStyle w:val="Beschriftung"/>
                        <w:rPr>
                          <w:rFonts w:ascii="Garamond" w:hAnsi="Garamond"/>
                          <w:noProof/>
                        </w:rPr>
                      </w:pPr>
                      <w:r>
                        <w:t xml:space="preserve">Beispielcode </w:t>
                      </w:r>
                      <w:fldSimple w:instr=" SEQ Beispielcode \* ARABIC ">
                        <w:r>
                          <w:rPr>
                            <w:noProof/>
                          </w:rPr>
                          <w:t>1</w:t>
                        </w:r>
                      </w:fldSimple>
                      <w:r>
                        <w:rPr>
                          <w:noProof/>
                        </w:rPr>
                        <w:t>: Die Methode draw()</w:t>
                      </w:r>
                    </w:p>
                  </w:txbxContent>
                </v:textbox>
                <w10:wrap type="square"/>
              </v:shape>
            </w:pict>
          </mc:Fallback>
        </mc:AlternateContent>
      </w:r>
      <w:r>
        <w:t xml:space="preserve">Die grafische Oberfläche wurde mithilfe der Klassen </w:t>
      </w:r>
      <w:r w:rsidR="00FF0DF0">
        <w:t>«</w:t>
      </w:r>
      <w:r>
        <w:t>View</w:t>
      </w:r>
      <w:r w:rsidR="00FF0DF0">
        <w:t>»</w:t>
      </w:r>
      <w:r>
        <w:t xml:space="preserve"> und </w:t>
      </w:r>
      <w:r w:rsidR="00FF0DF0">
        <w:t>«</w:t>
      </w:r>
      <w:r>
        <w:t>Canvas</w:t>
      </w:r>
      <w:r w:rsidR="00FF0DF0">
        <w:t>»</w:t>
      </w:r>
      <w:r>
        <w:t xml:space="preserve"> aus der </w:t>
      </w:r>
      <w:r w:rsidR="00FF0DF0">
        <w:t>«</w:t>
      </w:r>
      <w:r>
        <w:t>Jeda Library</w:t>
      </w:r>
      <w:r w:rsidR="00FF0DF0">
        <w:t>»</w:t>
      </w:r>
      <w:r>
        <w:t xml:space="preserve"> implementiert. Nach jedem Spielzug wird die Methode </w:t>
      </w:r>
      <w:r w:rsidR="00FF0DF0">
        <w:t>«</w:t>
      </w:r>
      <w:r>
        <w:t>draw()</w:t>
      </w:r>
      <w:r w:rsidR="00FF0DF0">
        <w:t>»</w:t>
      </w:r>
      <w:r>
        <w:t xml:space="preserve"> aufgerufen, welche das ganze Spielfeld neu zeichnet. Also die eigenen Karten, die zuletzt gespielten Kombinationen der anderen Spieler und die Knöpfe zum Spielen und Passen oder zum Schupfen. </w:t>
      </w:r>
    </w:p>
    <w:p w14:paraId="5AEB109C" w14:textId="77777777" w:rsidR="007C4FAE" w:rsidRDefault="007C4FAE" w:rsidP="003F00F4">
      <w:pPr>
        <w:pStyle w:val="MAText"/>
      </w:pPr>
    </w:p>
    <w:p w14:paraId="06E90665" w14:textId="39127969" w:rsidR="003F00F4" w:rsidRDefault="003F00F4" w:rsidP="003F00F4">
      <w:pPr>
        <w:pStyle w:val="MAText"/>
      </w:pPr>
      <w:r>
        <w:t xml:space="preserve">In der Methode </w:t>
      </w:r>
      <w:r w:rsidR="00FF0DF0">
        <w:t>«</w:t>
      </w:r>
      <w:r>
        <w:t>draw()</w:t>
      </w:r>
      <w:r w:rsidR="00FF0DF0">
        <w:t>»</w:t>
      </w:r>
      <w:r>
        <w:t xml:space="preserve"> wird zuerst das ganze Fenster von einem weissen Rechteck bedeckt, was als Löschvorgang dient, bei</w:t>
      </w:r>
      <w:r w:rsidR="00FF0DF0">
        <w:t xml:space="preserve"> </w:t>
      </w:r>
      <w:r>
        <w:t xml:space="preserve">dem die alte </w:t>
      </w:r>
      <w:r w:rsidR="0052734F">
        <w:t>Grafik von vorher überdeckt wird</w:t>
      </w:r>
      <w:r>
        <w:t xml:space="preserve">. Dies ist nötig, da die bereits gespielten Karten sonst teilweise weiterhin angezeigt </w:t>
      </w:r>
      <w:r w:rsidR="00FF0DF0">
        <w:t>würden</w:t>
      </w:r>
      <w:r>
        <w:t>. Nachdem das weisse Rechteck gezeichnet wurde</w:t>
      </w:r>
      <w:r w:rsidR="00FF0DF0">
        <w:t>,</w:t>
      </w:r>
      <w:r>
        <w:t xml:space="preserve"> wird mit einer </w:t>
      </w:r>
      <w:r w:rsidR="00FF0DF0">
        <w:t>«</w:t>
      </w:r>
      <w:r>
        <w:t>for-Schleife</w:t>
      </w:r>
      <w:r w:rsidR="00FF0DF0">
        <w:t>»</w:t>
      </w:r>
      <w:r>
        <w:t xml:space="preserve"> durch die </w:t>
      </w:r>
      <w:r w:rsidR="00BA5A2A">
        <w:t>Handk</w:t>
      </w:r>
      <w:r>
        <w:t xml:space="preserve">arten des Spielers gewandert, und die Karten </w:t>
      </w:r>
      <w:r w:rsidR="00720A12">
        <w:t xml:space="preserve">werden </w:t>
      </w:r>
      <w:r w:rsidR="009924B3">
        <w:t>gezeichnet</w:t>
      </w:r>
      <w:r w:rsidR="00720A12">
        <w:t>.</w:t>
      </w:r>
      <w:r>
        <w:t xml:space="preserve"> </w:t>
      </w:r>
      <w:r w:rsidR="009924B3">
        <w:t xml:space="preserve">Dabei </w:t>
      </w:r>
      <w:r w:rsidR="009924B3">
        <w:t xml:space="preserve">wird </w:t>
      </w:r>
      <w:r w:rsidR="009924B3">
        <w:t>b</w:t>
      </w:r>
      <w:r w:rsidR="00720A12">
        <w:t xml:space="preserve">ei </w:t>
      </w:r>
      <w:r>
        <w:t xml:space="preserve">jeder Karte geprüft, </w:t>
      </w:r>
      <w:commentRangeStart w:id="25"/>
      <w:r>
        <w:t xml:space="preserve">ob sie angewählt ist </w:t>
      </w:r>
      <w:commentRangeEnd w:id="25"/>
      <w:r w:rsidR="00720A12">
        <w:rPr>
          <w:rStyle w:val="Kommentarzeichen"/>
          <w:rFonts w:asciiTheme="minorHAnsi" w:hAnsiTheme="minorHAnsi"/>
        </w:rPr>
        <w:commentReference w:id="25"/>
      </w:r>
      <w:r>
        <w:t xml:space="preserve">oder nicht, und je nachdem </w:t>
      </w:r>
      <w:r w:rsidR="00720A12">
        <w:t xml:space="preserve">wird </w:t>
      </w:r>
      <w:r>
        <w:t xml:space="preserve">die Grafik mit oder ohne gelbe Markierung gezeichnet. Danach </w:t>
      </w:r>
      <w:r w:rsidR="00720A12">
        <w:t xml:space="preserve">werden </w:t>
      </w:r>
      <w:r>
        <w:t>die Textgrösse und -farbe gesetzt und bei jedem Spieler getestet, ob er gepasst hat</w:t>
      </w:r>
      <w:r w:rsidR="00720A12">
        <w:t>.</w:t>
      </w:r>
      <w:r>
        <w:t xml:space="preserve"> </w:t>
      </w:r>
      <w:r w:rsidR="00720A12">
        <w:t>G</w:t>
      </w:r>
      <w:r>
        <w:t xml:space="preserve">egebenenfalls </w:t>
      </w:r>
      <w:r w:rsidR="00720A12">
        <w:t xml:space="preserve">wird </w:t>
      </w:r>
      <w:r>
        <w:t xml:space="preserve">an der richtigen Stelle «Pass» geschrieben, und andernfalls die zuletzt gespielte Kombination gezeichnet. </w:t>
      </w:r>
    </w:p>
    <w:p w14:paraId="34A6FC60" w14:textId="77777777" w:rsidR="008D2BEB" w:rsidRPr="005C49A2" w:rsidRDefault="008D2BEB" w:rsidP="003F00F4">
      <w:pPr>
        <w:pStyle w:val="MAText"/>
      </w:pPr>
    </w:p>
    <w:p w14:paraId="052CC4BF" w14:textId="26D55A4A" w:rsidR="003F00F4" w:rsidRDefault="004D7A2E" w:rsidP="004D7A2E">
      <w:pPr>
        <w:pStyle w:val="MAberschrift1"/>
      </w:pPr>
      <w:bookmarkStart w:id="26" w:name="_Toc527041238"/>
      <w:r>
        <w:t xml:space="preserve">8. </w:t>
      </w:r>
      <w:r w:rsidR="008A53B5">
        <w:t>Testing</w:t>
      </w:r>
      <w:bookmarkEnd w:id="26"/>
    </w:p>
    <w:p w14:paraId="21848D02" w14:textId="01DD17D7" w:rsidR="003D09F7" w:rsidRDefault="004D7A2E" w:rsidP="004D7A2E">
      <w:pPr>
        <w:pStyle w:val="MAberschrift1"/>
      </w:pPr>
      <w:bookmarkStart w:id="27" w:name="_Toc527041239"/>
      <w:r>
        <w:t xml:space="preserve">9. </w:t>
      </w:r>
      <w:r w:rsidR="00F52D16">
        <w:t>Fazit</w:t>
      </w:r>
      <w:bookmarkEnd w:id="27"/>
    </w:p>
    <w:p w14:paraId="3B9FF093" w14:textId="36EBD20E" w:rsidR="008A53B5" w:rsidRPr="003D09F7" w:rsidRDefault="003D09F7" w:rsidP="003D09F7">
      <w:pPr>
        <w:rPr>
          <w:rFonts w:eastAsiaTheme="majorEastAsia" w:cstheme="majorBidi"/>
          <w:sz w:val="32"/>
          <w:szCs w:val="32"/>
        </w:rPr>
      </w:pPr>
      <w:r>
        <w:br w:type="page"/>
      </w:r>
    </w:p>
    <w:p w14:paraId="19B9369F" w14:textId="078EBD30" w:rsidR="008D2BEB" w:rsidRDefault="004D7A2E" w:rsidP="003D09F7">
      <w:pPr>
        <w:pStyle w:val="MAberschrift1"/>
      </w:pPr>
      <w:bookmarkStart w:id="28" w:name="_Toc527041240"/>
      <w:r>
        <w:lastRenderedPageBreak/>
        <w:t xml:space="preserve">10. </w:t>
      </w:r>
      <w:r w:rsidR="009552C2">
        <w:t>Anhang</w:t>
      </w:r>
      <w:bookmarkEnd w:id="28"/>
    </w:p>
    <w:p w14:paraId="1E54F3D3" w14:textId="7453B94A" w:rsidR="008D2BEB" w:rsidRDefault="001E773C" w:rsidP="005D22A9">
      <w:pPr>
        <w:pStyle w:val="MAberschrift2"/>
      </w:pPr>
      <w:bookmarkStart w:id="29" w:name="_Toc527041241"/>
      <w:r>
        <w:t xml:space="preserve">10.1 </w:t>
      </w:r>
      <w:r w:rsidR="008D2BEB">
        <w:t>Glossar</w:t>
      </w:r>
      <w:bookmarkEnd w:id="29"/>
    </w:p>
    <w:p w14:paraId="317B3FAB" w14:textId="28A9DDF5" w:rsidR="005D22A9" w:rsidRPr="005D22A9" w:rsidRDefault="005D22A9" w:rsidP="005D22A9">
      <w:pPr>
        <w:pStyle w:val="MAText"/>
        <w:numPr>
          <w:ilvl w:val="0"/>
          <w:numId w:val="4"/>
        </w:numPr>
        <w:rPr>
          <w:b/>
        </w:rPr>
      </w:pPr>
      <w:r w:rsidRPr="005D22A9">
        <w:rPr>
          <w:b/>
        </w:rPr>
        <w:t>Implementierung</w:t>
      </w:r>
      <w:r w:rsidR="008C7554">
        <w:rPr>
          <w:b/>
        </w:rPr>
        <w:t>:</w:t>
      </w:r>
      <w:r w:rsidR="008C7554">
        <w:t xml:space="preserve"> Als Implementierung bezeichnet man in der Informatik den Prozess, bei welchem die Idee des Programms in Programmcode geschrieben wird. </w:t>
      </w:r>
    </w:p>
    <w:p w14:paraId="64968B78" w14:textId="75E83E44" w:rsidR="007B2C30" w:rsidRPr="005D22A9" w:rsidRDefault="00C83073" w:rsidP="005D22A9">
      <w:pPr>
        <w:pStyle w:val="MAText"/>
        <w:numPr>
          <w:ilvl w:val="0"/>
          <w:numId w:val="4"/>
        </w:numPr>
        <w:rPr>
          <w:b/>
        </w:rPr>
      </w:pPr>
      <w:r w:rsidRPr="005D22A9">
        <w:rPr>
          <w:b/>
        </w:rPr>
        <w:t>Klasse</w:t>
      </w:r>
      <w:r w:rsidR="005D22A9">
        <w:rPr>
          <w:b/>
        </w:rPr>
        <w:t>:</w:t>
      </w:r>
      <w:r w:rsidR="005D22A9">
        <w:t xml:space="preserve"> </w:t>
      </w:r>
      <w:r w:rsidR="008C7554">
        <w:t xml:space="preserve">Klassen sind die Grundbausteine vieler Programmiersprachen. Klassen haben Attribute und Methoden. </w:t>
      </w:r>
    </w:p>
    <w:p w14:paraId="7E7155A1" w14:textId="7783B538" w:rsidR="00967492" w:rsidRPr="005D22A9" w:rsidRDefault="00967492" w:rsidP="005D22A9">
      <w:pPr>
        <w:pStyle w:val="MAText"/>
        <w:numPr>
          <w:ilvl w:val="0"/>
          <w:numId w:val="4"/>
        </w:numPr>
        <w:rPr>
          <w:b/>
        </w:rPr>
      </w:pPr>
      <w:r w:rsidRPr="005D22A9">
        <w:rPr>
          <w:b/>
        </w:rPr>
        <w:t>Library</w:t>
      </w:r>
      <w:r w:rsidR="005D22A9">
        <w:rPr>
          <w:b/>
        </w:rPr>
        <w:t xml:space="preserve">: </w:t>
      </w:r>
      <w:r w:rsidR="005D22A9">
        <w:t>Als Library wird beim Programmieren eine Sammlung von bereits von anderen geschriebenen Klassen bezeichnet.</w:t>
      </w:r>
    </w:p>
    <w:p w14:paraId="67C2830D" w14:textId="69C83CD3" w:rsidR="005D22A9" w:rsidRPr="005D22A9" w:rsidRDefault="005D22A9" w:rsidP="005D22A9">
      <w:pPr>
        <w:pStyle w:val="MAText"/>
        <w:numPr>
          <w:ilvl w:val="0"/>
          <w:numId w:val="4"/>
        </w:numPr>
        <w:rPr>
          <w:b/>
        </w:rPr>
      </w:pPr>
      <w:r w:rsidRPr="005D22A9">
        <w:rPr>
          <w:b/>
        </w:rPr>
        <w:t>Port</w:t>
      </w:r>
      <w:r w:rsidR="00E1501C">
        <w:rPr>
          <w:b/>
        </w:rPr>
        <w:t>:</w:t>
      </w:r>
      <w:r w:rsidR="00E1501C">
        <w:t xml:space="preserve"> </w:t>
      </w:r>
    </w:p>
    <w:p w14:paraId="3C3B3BDE" w14:textId="77777777" w:rsidR="005D22A9" w:rsidRPr="008D2BEB" w:rsidRDefault="005D22A9">
      <w:pPr>
        <w:pStyle w:val="MAText"/>
      </w:pPr>
    </w:p>
    <w:sectPr w:rsidR="005D22A9" w:rsidRPr="008D2BEB" w:rsidSect="00B95BD5">
      <w:footerReference w:type="default" r:id="rId18"/>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 w:author="Sandra Busch" w:date="2018-10-07T09:37:00Z" w:initials="SB">
    <w:p w14:paraId="7F1039BE" w14:textId="77777777" w:rsidR="009E531D" w:rsidRDefault="009E531D">
      <w:pPr>
        <w:pStyle w:val="Kommentartext"/>
      </w:pPr>
      <w:r>
        <w:rPr>
          <w:rStyle w:val="Kommentarzeichen"/>
        </w:rPr>
        <w:annotationRef/>
      </w:r>
      <w:r>
        <w:t>Wie entstand die Idee? Weshalb ein PC-Spiel programmieren? Weshalb Tichu?</w:t>
      </w:r>
    </w:p>
  </w:comment>
  <w:comment w:id="15" w:author="Sandra Busch" w:date="2018-10-07T09:37:00Z" w:initials="SB">
    <w:p w14:paraId="2C841D98" w14:textId="77777777" w:rsidR="009E531D" w:rsidRDefault="009E531D">
      <w:pPr>
        <w:pStyle w:val="Kommentartext"/>
      </w:pPr>
      <w:r>
        <w:rPr>
          <w:rStyle w:val="Kommentarzeichen"/>
        </w:rPr>
        <w:annotationRef/>
      </w:r>
      <w:r>
        <w:t>Wie kam es zu der Wahl des Betreuers?</w:t>
      </w:r>
    </w:p>
  </w:comment>
  <w:comment w:id="16" w:author="Sandra Busch" w:date="2018-10-06T16:48:00Z" w:initials="SB">
    <w:p w14:paraId="5CC64F9C" w14:textId="77777777" w:rsidR="009E531D" w:rsidRDefault="009E531D">
      <w:pPr>
        <w:pStyle w:val="Kommentartext"/>
      </w:pPr>
      <w:r>
        <w:rPr>
          <w:rStyle w:val="Kommentarzeichen"/>
        </w:rPr>
        <w:annotationRef/>
      </w:r>
      <w:r>
        <w:t>… dem Erarbeiten des theoretischen Wissens bezüglich …</w:t>
      </w:r>
    </w:p>
  </w:comment>
  <w:comment w:id="17" w:author="Sandra Busch" w:date="2018-10-06T16:49:00Z" w:initials="SB">
    <w:p w14:paraId="32D44C87" w14:textId="77777777" w:rsidR="009E531D" w:rsidRDefault="009E531D">
      <w:pPr>
        <w:pStyle w:val="Kommentartext"/>
      </w:pPr>
      <w:r>
        <w:rPr>
          <w:rStyle w:val="Kommentarzeichen"/>
        </w:rPr>
        <w:annotationRef/>
      </w:r>
      <w:r>
        <w:t>Was ist damit gemeint?</w:t>
      </w:r>
    </w:p>
  </w:comment>
  <w:comment w:id="20" w:author="Sandra Busch" w:date="2018-10-07T09:42:00Z" w:initials="SB">
    <w:p w14:paraId="02778B97" w14:textId="77777777" w:rsidR="009E531D" w:rsidRDefault="009E531D">
      <w:pPr>
        <w:pStyle w:val="Kommentartext"/>
      </w:pPr>
      <w:r>
        <w:rPr>
          <w:rStyle w:val="Kommentarzeichen"/>
        </w:rPr>
        <w:annotationRef/>
      </w:r>
      <w:r>
        <w:t>Ich nehme an, das hat einen Vorteil? Welchen?</w:t>
      </w:r>
    </w:p>
  </w:comment>
  <w:comment w:id="25" w:author="Sandra Busch" w:date="2018-10-07T10:05:00Z" w:initials="SB">
    <w:p w14:paraId="268905C7" w14:textId="77777777" w:rsidR="009E531D" w:rsidRDefault="009E531D">
      <w:pPr>
        <w:pStyle w:val="Kommentartext"/>
      </w:pPr>
      <w:r>
        <w:rPr>
          <w:rStyle w:val="Kommentarzeichen"/>
        </w:rPr>
        <w:annotationRef/>
      </w:r>
      <w:r>
        <w:t>Müsste das Anwählen auch irgendwie/-wo beschrieben sein?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1039BE" w15:done="0"/>
  <w15:commentEx w15:paraId="2C841D98" w15:done="0"/>
  <w15:commentEx w15:paraId="5CC64F9C" w15:done="0"/>
  <w15:commentEx w15:paraId="32D44C87" w15:done="0"/>
  <w15:commentEx w15:paraId="02778B97" w15:done="0"/>
  <w15:commentEx w15:paraId="268905C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1039BE" w16cid:durableId="1F65D422"/>
  <w16cid:commentId w16cid:paraId="2C841D98" w16cid:durableId="1F65D423"/>
  <w16cid:commentId w16cid:paraId="5CC64F9C" w16cid:durableId="1F65D425"/>
  <w16cid:commentId w16cid:paraId="02778B97" w16cid:durableId="1F65D42C"/>
  <w16cid:commentId w16cid:paraId="268905C7" w16cid:durableId="1F65D4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10E755" w14:textId="77777777" w:rsidR="003E4EB1" w:rsidRDefault="003E4EB1" w:rsidP="00FB5660">
      <w:pPr>
        <w:spacing w:after="0" w:line="240" w:lineRule="auto"/>
      </w:pPr>
      <w:r>
        <w:separator/>
      </w:r>
    </w:p>
  </w:endnote>
  <w:endnote w:type="continuationSeparator" w:id="0">
    <w:p w14:paraId="378A7359" w14:textId="77777777" w:rsidR="003E4EB1" w:rsidRDefault="003E4EB1" w:rsidP="00FB56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3996426"/>
      <w:docPartObj>
        <w:docPartGallery w:val="Page Numbers (Bottom of Page)"/>
        <w:docPartUnique/>
      </w:docPartObj>
    </w:sdtPr>
    <w:sdtEndPr/>
    <w:sdtContent>
      <w:p w14:paraId="7722597B" w14:textId="458CCCFF" w:rsidR="009E531D" w:rsidRDefault="009E531D">
        <w:pPr>
          <w:pStyle w:val="Fuzeile"/>
          <w:jc w:val="center"/>
        </w:pPr>
        <w:r>
          <w:fldChar w:fldCharType="begin"/>
        </w:r>
        <w:r>
          <w:instrText>PAGE   \* MERGEFORMAT</w:instrText>
        </w:r>
        <w:r>
          <w:fldChar w:fldCharType="separate"/>
        </w:r>
        <w:r>
          <w:rPr>
            <w:lang w:val="de-DE"/>
          </w:rPr>
          <w:t>2</w:t>
        </w:r>
        <w:r>
          <w:fldChar w:fldCharType="end"/>
        </w:r>
      </w:p>
    </w:sdtContent>
  </w:sdt>
  <w:p w14:paraId="7BCFB9EB" w14:textId="77777777" w:rsidR="009E531D" w:rsidRDefault="009E531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5CFBF5" w14:textId="77777777" w:rsidR="003E4EB1" w:rsidRDefault="003E4EB1" w:rsidP="00FB5660">
      <w:pPr>
        <w:spacing w:after="0" w:line="240" w:lineRule="auto"/>
      </w:pPr>
      <w:r>
        <w:separator/>
      </w:r>
    </w:p>
  </w:footnote>
  <w:footnote w:type="continuationSeparator" w:id="0">
    <w:p w14:paraId="26E789C6" w14:textId="77777777" w:rsidR="003E4EB1" w:rsidRDefault="003E4EB1" w:rsidP="00FB5660">
      <w:pPr>
        <w:spacing w:after="0" w:line="240" w:lineRule="auto"/>
      </w:pPr>
      <w:r>
        <w:continuationSeparator/>
      </w:r>
    </w:p>
  </w:footnote>
  <w:footnote w:id="1">
    <w:p w14:paraId="5EE11F94" w14:textId="77777777" w:rsidR="009924B3" w:rsidRDefault="009924B3" w:rsidP="009924B3">
      <w:pPr>
        <w:pStyle w:val="Fuzeile"/>
      </w:pPr>
      <w:r>
        <w:rPr>
          <w:rStyle w:val="Funotenzeichen"/>
        </w:rPr>
        <w:footnoteRef/>
      </w:r>
      <w:r>
        <w:t xml:space="preserve"> Jedadokumentation Netzwerk-Kommunikation: </w:t>
      </w:r>
      <w:hyperlink r:id="rId1" w:history="1">
        <w:r w:rsidRPr="0011478C">
          <w:rPr>
            <w:rStyle w:val="Hyperlink"/>
          </w:rPr>
          <w:t>https://jeda.ch/wiki/doc:network</w:t>
        </w:r>
      </w:hyperlink>
    </w:p>
    <w:p w14:paraId="2F071596" w14:textId="4262AF05" w:rsidR="009924B3" w:rsidRDefault="009924B3">
      <w:pPr>
        <w:pStyle w:val="Funotentext"/>
      </w:pPr>
    </w:p>
  </w:footnote>
  <w:footnote w:id="2">
    <w:p w14:paraId="2EF73842" w14:textId="77777777" w:rsidR="009924B3" w:rsidRPr="009924B3" w:rsidRDefault="009924B3" w:rsidP="009924B3">
      <w:pPr>
        <w:pStyle w:val="Fuzeile"/>
        <w:rPr>
          <w:lang w:val="en-GB"/>
        </w:rPr>
      </w:pPr>
      <w:r>
        <w:rPr>
          <w:rStyle w:val="Funotenzeichen"/>
        </w:rPr>
        <w:footnoteRef/>
      </w:r>
      <w:r w:rsidRPr="009924B3">
        <w:rPr>
          <w:lang w:val="en-GB"/>
        </w:rPr>
        <w:t xml:space="preserve"> Wikipedia-Artikel Transmission Control Protocol/Internet Protocol: </w:t>
      </w:r>
      <w:hyperlink r:id="rId2" w:history="1">
        <w:r w:rsidRPr="009924B3">
          <w:rPr>
            <w:rStyle w:val="Hyperlink"/>
            <w:lang w:val="en-GB"/>
          </w:rPr>
          <w:t>https://de.wikipedia.org/wiki/Transmission_Control_Protocol/Internet_Protocol</w:t>
        </w:r>
      </w:hyperlink>
    </w:p>
    <w:p w14:paraId="5E41267F" w14:textId="062E080B" w:rsidR="009924B3" w:rsidRPr="009924B3" w:rsidRDefault="009924B3">
      <w:pPr>
        <w:pStyle w:val="Funotentext"/>
        <w:rPr>
          <w:lang w:val="en-GB"/>
        </w:rPr>
      </w:pPr>
    </w:p>
  </w:footnote>
  <w:footnote w:id="3">
    <w:p w14:paraId="50BC0531" w14:textId="1E93606E" w:rsidR="00777177" w:rsidRPr="00777177" w:rsidRDefault="00777177" w:rsidP="00777177">
      <w:pPr>
        <w:pStyle w:val="Fuzeile"/>
        <w:rPr>
          <w:lang w:val="fr-CH"/>
        </w:rPr>
      </w:pPr>
      <w:r>
        <w:rPr>
          <w:rStyle w:val="Funotenzeichen"/>
        </w:rPr>
        <w:footnoteRef/>
      </w:r>
      <w:r w:rsidRPr="00777177">
        <w:rPr>
          <w:lang w:val="fr-CH"/>
        </w:rPr>
        <w:t xml:space="preserve"> </w:t>
      </w:r>
      <w:r w:rsidRPr="00777177">
        <w:rPr>
          <w:lang w:val="fr-CH"/>
        </w:rPr>
        <w:t>Plüss</w:t>
      </w:r>
      <w:r w:rsidRPr="00777177">
        <w:rPr>
          <w:lang w:val="fr-CH"/>
        </w:rPr>
        <w:t>, Ägidius</w:t>
      </w:r>
      <w:r w:rsidRPr="00777177">
        <w:rPr>
          <w:lang w:val="fr-CH"/>
        </w:rPr>
        <w:t>: Java Exemplarisch</w:t>
      </w:r>
      <w:r w:rsidRPr="00777177">
        <w:rPr>
          <w:lang w:val="fr-CH"/>
        </w:rPr>
        <w:t xml:space="preserve"> </w:t>
      </w:r>
      <w:hyperlink r:id="rId3" w:anchor="v=onepage&amp;q=Delegations%20eventmodell&amp;f=false" w:history="1">
        <w:r w:rsidRPr="00777177">
          <w:rPr>
            <w:rStyle w:val="Hyperlink"/>
            <w:lang w:val="fr-CH"/>
          </w:rPr>
          <w:t>https://books.google.ch/books?id=DsTnBQAAQBAJ&amp;pg=PT223&amp;lpg=PT223&amp;dq=Delegations+eventmodell&amp;source=bl&amp;ots=4uR7cGyJU-&amp;sig=0RWeLqhB1XWCm_n5N4yzPkP4oBo&amp;hl=de&amp;sa=X&amp;ved=2ahUKEwjenuuR0NjdAhXEDywKHf7cD-cQ6AEwAHoECAUQAQ#v=onepage&amp;q=Delegations%20eventmodell&amp;f=false</w:t>
        </w:r>
      </w:hyperlink>
    </w:p>
    <w:p w14:paraId="4162F91C" w14:textId="267D2E2E" w:rsidR="00777177" w:rsidRPr="00777177" w:rsidRDefault="00777177">
      <w:pPr>
        <w:pStyle w:val="Funotentext"/>
        <w:rPr>
          <w:lang w:val="fr-CH"/>
        </w:rPr>
      </w:pPr>
    </w:p>
  </w:footnote>
  <w:footnote w:id="4">
    <w:p w14:paraId="3258B7C9" w14:textId="35910511" w:rsidR="00095C13" w:rsidRDefault="00095C13">
      <w:pPr>
        <w:pStyle w:val="Funotentext"/>
      </w:pPr>
      <w:r>
        <w:rPr>
          <w:rStyle w:val="Funotenzeichen"/>
        </w:rPr>
        <w:footnoteRef/>
      </w:r>
      <w:r>
        <w:t xml:space="preserve"> Für weitere Inforationen siehe Tichu Anleitung: </w:t>
      </w:r>
      <w:hyperlink r:id="rId4" w:history="1">
        <w:r w:rsidRPr="002C1D41">
          <w:rPr>
            <w:rStyle w:val="Hyperlink"/>
          </w:rPr>
          <w:t>http://www.fatamorgana.ch/tichu/ti_regel.pdf</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B13030"/>
    <w:multiLevelType w:val="hybridMultilevel"/>
    <w:tmpl w:val="A0520FC0"/>
    <w:lvl w:ilvl="0" w:tplc="C98A5CD2">
      <w:start w:val="1"/>
      <w:numFmt w:val="decimal"/>
      <w:lvlText w:val="%1.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4AF72EBF"/>
    <w:multiLevelType w:val="hybridMultilevel"/>
    <w:tmpl w:val="38D234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5B8E1480"/>
    <w:multiLevelType w:val="hybridMultilevel"/>
    <w:tmpl w:val="CD14210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61BE7BA9"/>
    <w:multiLevelType w:val="multilevel"/>
    <w:tmpl w:val="631827D4"/>
    <w:lvl w:ilvl="0">
      <w:start w:val="1"/>
      <w:numFmt w:val="decimal"/>
      <w:lvlText w:val="%1."/>
      <w:lvlJc w:val="left"/>
      <w:pPr>
        <w:ind w:left="720" w:hanging="360"/>
      </w:p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3"/>
  </w:num>
  <w:num w:numId="3">
    <w:abstractNumId w:val="0"/>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ndra Busch">
    <w15:presenceInfo w15:providerId="None" w15:userId="Sandra Busc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F85"/>
    <w:rsid w:val="00003D7A"/>
    <w:rsid w:val="00023BD6"/>
    <w:rsid w:val="000250AA"/>
    <w:rsid w:val="00042559"/>
    <w:rsid w:val="00095C13"/>
    <w:rsid w:val="000A1C24"/>
    <w:rsid w:val="000D39FC"/>
    <w:rsid w:val="001278C6"/>
    <w:rsid w:val="0015495F"/>
    <w:rsid w:val="0016335B"/>
    <w:rsid w:val="001A0342"/>
    <w:rsid w:val="001E773C"/>
    <w:rsid w:val="0022240F"/>
    <w:rsid w:val="0025563E"/>
    <w:rsid w:val="00287875"/>
    <w:rsid w:val="00290C16"/>
    <w:rsid w:val="002B2B2C"/>
    <w:rsid w:val="002B6DD6"/>
    <w:rsid w:val="002E5083"/>
    <w:rsid w:val="002F7BB5"/>
    <w:rsid w:val="00334752"/>
    <w:rsid w:val="00365ACA"/>
    <w:rsid w:val="003C432A"/>
    <w:rsid w:val="003D0556"/>
    <w:rsid w:val="003D09F7"/>
    <w:rsid w:val="003E4EB1"/>
    <w:rsid w:val="003F00F4"/>
    <w:rsid w:val="00442B82"/>
    <w:rsid w:val="00457357"/>
    <w:rsid w:val="00464700"/>
    <w:rsid w:val="004A19C2"/>
    <w:rsid w:val="004D7A2E"/>
    <w:rsid w:val="005178BC"/>
    <w:rsid w:val="0052734F"/>
    <w:rsid w:val="00574DAC"/>
    <w:rsid w:val="005839E1"/>
    <w:rsid w:val="005A3B3E"/>
    <w:rsid w:val="005D003E"/>
    <w:rsid w:val="005D22A9"/>
    <w:rsid w:val="005F2214"/>
    <w:rsid w:val="0067208F"/>
    <w:rsid w:val="0069552D"/>
    <w:rsid w:val="006F3065"/>
    <w:rsid w:val="00720A12"/>
    <w:rsid w:val="00776F85"/>
    <w:rsid w:val="00777177"/>
    <w:rsid w:val="00784E2C"/>
    <w:rsid w:val="007B2C30"/>
    <w:rsid w:val="007C4FAE"/>
    <w:rsid w:val="007D75B4"/>
    <w:rsid w:val="007F147F"/>
    <w:rsid w:val="008063D1"/>
    <w:rsid w:val="00884F1C"/>
    <w:rsid w:val="008A53B5"/>
    <w:rsid w:val="008B0F8E"/>
    <w:rsid w:val="008C7554"/>
    <w:rsid w:val="008D1313"/>
    <w:rsid w:val="008D2BEB"/>
    <w:rsid w:val="008F0A5D"/>
    <w:rsid w:val="00924ECF"/>
    <w:rsid w:val="00932903"/>
    <w:rsid w:val="00940558"/>
    <w:rsid w:val="009552C2"/>
    <w:rsid w:val="00967492"/>
    <w:rsid w:val="009924B3"/>
    <w:rsid w:val="009B0904"/>
    <w:rsid w:val="009D3840"/>
    <w:rsid w:val="009E2A18"/>
    <w:rsid w:val="009E531D"/>
    <w:rsid w:val="00AC477F"/>
    <w:rsid w:val="00AC7A73"/>
    <w:rsid w:val="00B13DF5"/>
    <w:rsid w:val="00B95BD5"/>
    <w:rsid w:val="00BA5A2A"/>
    <w:rsid w:val="00BA69B8"/>
    <w:rsid w:val="00BE0D0B"/>
    <w:rsid w:val="00C112AD"/>
    <w:rsid w:val="00C83073"/>
    <w:rsid w:val="00D10897"/>
    <w:rsid w:val="00D324AA"/>
    <w:rsid w:val="00D40FB2"/>
    <w:rsid w:val="00D75E94"/>
    <w:rsid w:val="00DA7F9F"/>
    <w:rsid w:val="00DB5FD1"/>
    <w:rsid w:val="00E1501C"/>
    <w:rsid w:val="00E6218E"/>
    <w:rsid w:val="00E93398"/>
    <w:rsid w:val="00ED1FCA"/>
    <w:rsid w:val="00F44DF5"/>
    <w:rsid w:val="00F510DB"/>
    <w:rsid w:val="00F52D16"/>
    <w:rsid w:val="00F7175E"/>
    <w:rsid w:val="00FB5660"/>
    <w:rsid w:val="00FF0DF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FA0FD7"/>
  <w15:chartTrackingRefBased/>
  <w15:docId w15:val="{F7A5A15F-70DE-4881-B046-37D69ACCD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E621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semiHidden/>
    <w:unhideWhenUsed/>
    <w:qFormat/>
    <w:rsid w:val="005839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5839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MAText">
    <w:name w:val="MA Text"/>
    <w:basedOn w:val="Standard"/>
    <w:qFormat/>
    <w:rsid w:val="00E6218E"/>
    <w:pPr>
      <w:spacing w:after="0" w:line="240" w:lineRule="auto"/>
      <w:jc w:val="both"/>
    </w:pPr>
    <w:rPr>
      <w:rFonts w:ascii="Garamond" w:hAnsi="Garamond"/>
    </w:rPr>
  </w:style>
  <w:style w:type="paragraph" w:customStyle="1" w:styleId="MAberschrift1">
    <w:name w:val="MA Überschrift 1"/>
    <w:basedOn w:val="berschrift1"/>
    <w:next w:val="MAText"/>
    <w:autoRedefine/>
    <w:qFormat/>
    <w:rsid w:val="004D7A2E"/>
    <w:pPr>
      <w:spacing w:after="120" w:line="240" w:lineRule="auto"/>
    </w:pPr>
    <w:rPr>
      <w:rFonts w:asciiTheme="minorHAnsi" w:hAnsiTheme="minorHAnsi"/>
      <w:color w:val="auto"/>
    </w:rPr>
  </w:style>
  <w:style w:type="paragraph" w:customStyle="1" w:styleId="MAberschrift2">
    <w:name w:val="MA Überschrift 2"/>
    <w:basedOn w:val="berschrift2"/>
    <w:next w:val="MAText"/>
    <w:autoRedefine/>
    <w:qFormat/>
    <w:rsid w:val="00B13DF5"/>
    <w:pPr>
      <w:tabs>
        <w:tab w:val="left" w:pos="0"/>
      </w:tabs>
      <w:spacing w:before="160" w:after="120"/>
    </w:pPr>
    <w:rPr>
      <w:rFonts w:asciiTheme="minorHAnsi" w:hAnsiTheme="minorHAnsi"/>
      <w:color w:val="auto"/>
    </w:rPr>
  </w:style>
  <w:style w:type="character" w:customStyle="1" w:styleId="berschrift1Zchn">
    <w:name w:val="Überschrift 1 Zchn"/>
    <w:basedOn w:val="Absatz-Standardschriftart"/>
    <w:link w:val="berschrift1"/>
    <w:uiPriority w:val="9"/>
    <w:rsid w:val="00E6218E"/>
    <w:rPr>
      <w:rFonts w:asciiTheme="majorHAnsi" w:eastAsiaTheme="majorEastAsia" w:hAnsiTheme="majorHAnsi" w:cstheme="majorBidi"/>
      <w:color w:val="2F5496" w:themeColor="accent1" w:themeShade="BF"/>
      <w:sz w:val="32"/>
      <w:szCs w:val="32"/>
    </w:rPr>
  </w:style>
  <w:style w:type="paragraph" w:customStyle="1" w:styleId="MAberschrift3">
    <w:name w:val="MA Überschrift 3"/>
    <w:basedOn w:val="berschrift3"/>
    <w:qFormat/>
    <w:rsid w:val="005839E1"/>
    <w:pPr>
      <w:spacing w:before="160" w:after="120"/>
    </w:pPr>
    <w:rPr>
      <w:rFonts w:asciiTheme="minorHAnsi" w:hAnsiTheme="minorHAnsi" w:cstheme="minorHAnsi"/>
      <w:color w:val="auto"/>
    </w:rPr>
  </w:style>
  <w:style w:type="character" w:customStyle="1" w:styleId="berschrift2Zchn">
    <w:name w:val="Überschrift 2 Zchn"/>
    <w:basedOn w:val="Absatz-Standardschriftart"/>
    <w:link w:val="berschrift2"/>
    <w:uiPriority w:val="9"/>
    <w:semiHidden/>
    <w:rsid w:val="005839E1"/>
    <w:rPr>
      <w:rFonts w:asciiTheme="majorHAnsi" w:eastAsiaTheme="majorEastAsia" w:hAnsiTheme="majorHAnsi" w:cstheme="majorBidi"/>
      <w:color w:val="2F5496" w:themeColor="accent1" w:themeShade="BF"/>
      <w:sz w:val="26"/>
      <w:szCs w:val="26"/>
    </w:rPr>
  </w:style>
  <w:style w:type="table" w:styleId="HelleSchattierung">
    <w:name w:val="Light Shading"/>
    <w:basedOn w:val="NormaleTabelle"/>
    <w:uiPriority w:val="60"/>
    <w:semiHidden/>
    <w:unhideWhenUsed/>
    <w:rsid w:val="005839E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berschrift3Zchn">
    <w:name w:val="Überschrift 3 Zchn"/>
    <w:basedOn w:val="Absatz-Standardschriftart"/>
    <w:link w:val="berschrift3"/>
    <w:uiPriority w:val="9"/>
    <w:semiHidden/>
    <w:rsid w:val="005839E1"/>
    <w:rPr>
      <w:rFonts w:asciiTheme="majorHAnsi" w:eastAsiaTheme="majorEastAsia" w:hAnsiTheme="majorHAnsi" w:cstheme="majorBidi"/>
      <w:color w:val="1F3763" w:themeColor="accent1" w:themeShade="7F"/>
      <w:sz w:val="24"/>
      <w:szCs w:val="24"/>
    </w:rPr>
  </w:style>
  <w:style w:type="paragraph" w:customStyle="1" w:styleId="MABildunterschrift">
    <w:name w:val="MA Bildunterschrift"/>
    <w:qFormat/>
    <w:rsid w:val="005839E1"/>
    <w:rPr>
      <w:rFonts w:ascii="Garamond" w:eastAsiaTheme="majorEastAsia" w:hAnsi="Garamond" w:cstheme="majorBidi"/>
      <w:i/>
      <w:color w:val="7F7F7F" w:themeColor="text1" w:themeTint="80"/>
      <w:sz w:val="20"/>
      <w:szCs w:val="26"/>
    </w:rPr>
  </w:style>
  <w:style w:type="paragraph" w:styleId="Beschriftung">
    <w:name w:val="caption"/>
    <w:basedOn w:val="Standard"/>
    <w:next w:val="Standard"/>
    <w:uiPriority w:val="35"/>
    <w:unhideWhenUsed/>
    <w:qFormat/>
    <w:rsid w:val="005839E1"/>
    <w:pPr>
      <w:spacing w:after="200" w:line="240" w:lineRule="auto"/>
    </w:pPr>
    <w:rPr>
      <w:i/>
      <w:iCs/>
      <w:color w:val="44546A" w:themeColor="text2"/>
      <w:sz w:val="18"/>
      <w:szCs w:val="18"/>
    </w:rPr>
  </w:style>
  <w:style w:type="paragraph" w:styleId="Kopfzeile">
    <w:name w:val="header"/>
    <w:basedOn w:val="Standard"/>
    <w:link w:val="KopfzeileZchn"/>
    <w:uiPriority w:val="99"/>
    <w:unhideWhenUsed/>
    <w:rsid w:val="00FB566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B5660"/>
  </w:style>
  <w:style w:type="paragraph" w:styleId="Fuzeile">
    <w:name w:val="footer"/>
    <w:basedOn w:val="Standard"/>
    <w:link w:val="FuzeileZchn"/>
    <w:uiPriority w:val="99"/>
    <w:unhideWhenUsed/>
    <w:rsid w:val="00FB566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B5660"/>
  </w:style>
  <w:style w:type="table" w:styleId="Gitternetztabelle2">
    <w:name w:val="Grid Table 2"/>
    <w:basedOn w:val="NormaleTabelle"/>
    <w:uiPriority w:val="47"/>
    <w:rsid w:val="003F00F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Inhaltsverzeichnisberschrift">
    <w:name w:val="TOC Heading"/>
    <w:basedOn w:val="berschrift1"/>
    <w:next w:val="Standard"/>
    <w:uiPriority w:val="39"/>
    <w:unhideWhenUsed/>
    <w:qFormat/>
    <w:rsid w:val="00365ACA"/>
    <w:pPr>
      <w:outlineLvl w:val="9"/>
    </w:pPr>
    <w:rPr>
      <w:lang w:eastAsia="de-CH"/>
    </w:rPr>
  </w:style>
  <w:style w:type="paragraph" w:styleId="Verzeichnis1">
    <w:name w:val="toc 1"/>
    <w:basedOn w:val="Standard"/>
    <w:next w:val="Standard"/>
    <w:autoRedefine/>
    <w:uiPriority w:val="39"/>
    <w:unhideWhenUsed/>
    <w:rsid w:val="00365ACA"/>
    <w:pPr>
      <w:spacing w:after="100"/>
    </w:pPr>
  </w:style>
  <w:style w:type="paragraph" w:styleId="Verzeichnis2">
    <w:name w:val="toc 2"/>
    <w:basedOn w:val="Standard"/>
    <w:next w:val="Standard"/>
    <w:autoRedefine/>
    <w:uiPriority w:val="39"/>
    <w:unhideWhenUsed/>
    <w:rsid w:val="00365ACA"/>
    <w:pPr>
      <w:spacing w:after="100"/>
      <w:ind w:left="220"/>
    </w:pPr>
  </w:style>
  <w:style w:type="paragraph" w:styleId="Verzeichnis3">
    <w:name w:val="toc 3"/>
    <w:basedOn w:val="Standard"/>
    <w:next w:val="Standard"/>
    <w:autoRedefine/>
    <w:uiPriority w:val="39"/>
    <w:unhideWhenUsed/>
    <w:rsid w:val="00365ACA"/>
    <w:pPr>
      <w:spacing w:after="100"/>
      <w:ind w:left="440"/>
    </w:pPr>
  </w:style>
  <w:style w:type="character" w:styleId="Hyperlink">
    <w:name w:val="Hyperlink"/>
    <w:basedOn w:val="Absatz-Standardschriftart"/>
    <w:uiPriority w:val="99"/>
    <w:unhideWhenUsed/>
    <w:rsid w:val="00365ACA"/>
    <w:rPr>
      <w:color w:val="0563C1" w:themeColor="hyperlink"/>
      <w:u w:val="single"/>
    </w:rPr>
  </w:style>
  <w:style w:type="paragraph" w:styleId="Sprechblasentext">
    <w:name w:val="Balloon Text"/>
    <w:basedOn w:val="Standard"/>
    <w:link w:val="SprechblasentextZchn"/>
    <w:uiPriority w:val="99"/>
    <w:semiHidden/>
    <w:unhideWhenUsed/>
    <w:rsid w:val="008063D1"/>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063D1"/>
    <w:rPr>
      <w:rFonts w:ascii="Segoe UI" w:hAnsi="Segoe UI" w:cs="Segoe UI"/>
      <w:sz w:val="18"/>
      <w:szCs w:val="18"/>
    </w:rPr>
  </w:style>
  <w:style w:type="character" w:styleId="Kommentarzeichen">
    <w:name w:val="annotation reference"/>
    <w:basedOn w:val="Absatz-Standardschriftart"/>
    <w:uiPriority w:val="99"/>
    <w:semiHidden/>
    <w:unhideWhenUsed/>
    <w:rsid w:val="00940558"/>
    <w:rPr>
      <w:sz w:val="16"/>
      <w:szCs w:val="16"/>
    </w:rPr>
  </w:style>
  <w:style w:type="paragraph" w:styleId="Kommentartext">
    <w:name w:val="annotation text"/>
    <w:basedOn w:val="Standard"/>
    <w:link w:val="KommentartextZchn"/>
    <w:uiPriority w:val="99"/>
    <w:semiHidden/>
    <w:unhideWhenUsed/>
    <w:rsid w:val="0094055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40558"/>
    <w:rPr>
      <w:sz w:val="20"/>
      <w:szCs w:val="20"/>
    </w:rPr>
  </w:style>
  <w:style w:type="paragraph" w:styleId="Kommentarthema">
    <w:name w:val="annotation subject"/>
    <w:basedOn w:val="Kommentartext"/>
    <w:next w:val="Kommentartext"/>
    <w:link w:val="KommentarthemaZchn"/>
    <w:uiPriority w:val="99"/>
    <w:semiHidden/>
    <w:unhideWhenUsed/>
    <w:rsid w:val="00940558"/>
    <w:rPr>
      <w:b/>
      <w:bCs/>
    </w:rPr>
  </w:style>
  <w:style w:type="character" w:customStyle="1" w:styleId="KommentarthemaZchn">
    <w:name w:val="Kommentarthema Zchn"/>
    <w:basedOn w:val="KommentartextZchn"/>
    <w:link w:val="Kommentarthema"/>
    <w:uiPriority w:val="99"/>
    <w:semiHidden/>
    <w:rsid w:val="00940558"/>
    <w:rPr>
      <w:b/>
      <w:bCs/>
      <w:sz w:val="20"/>
      <w:szCs w:val="20"/>
    </w:rPr>
  </w:style>
  <w:style w:type="table" w:styleId="Tabellenraster">
    <w:name w:val="Table Grid"/>
    <w:basedOn w:val="NormaleTabelle"/>
    <w:uiPriority w:val="39"/>
    <w:rsid w:val="002E50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DB5FD1"/>
    <w:pPr>
      <w:spacing w:after="0" w:line="240" w:lineRule="auto"/>
    </w:pPr>
  </w:style>
  <w:style w:type="paragraph" w:styleId="Funotentext">
    <w:name w:val="footnote text"/>
    <w:basedOn w:val="Standard"/>
    <w:link w:val="FunotentextZchn"/>
    <w:uiPriority w:val="99"/>
    <w:semiHidden/>
    <w:unhideWhenUsed/>
    <w:rsid w:val="009924B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924B3"/>
    <w:rPr>
      <w:sz w:val="20"/>
      <w:szCs w:val="20"/>
    </w:rPr>
  </w:style>
  <w:style w:type="character" w:styleId="Funotenzeichen">
    <w:name w:val="footnote reference"/>
    <w:basedOn w:val="Absatz-Standardschriftart"/>
    <w:uiPriority w:val="99"/>
    <w:semiHidden/>
    <w:unhideWhenUsed/>
    <w:rsid w:val="009924B3"/>
    <w:rPr>
      <w:vertAlign w:val="superscript"/>
    </w:rPr>
  </w:style>
  <w:style w:type="character" w:styleId="NichtaufgelsteErwhnung">
    <w:name w:val="Unresolved Mention"/>
    <w:basedOn w:val="Absatz-Standardschriftart"/>
    <w:uiPriority w:val="99"/>
    <w:semiHidden/>
    <w:unhideWhenUsed/>
    <w:rsid w:val="00095C13"/>
    <w:rPr>
      <w:color w:val="808080"/>
      <w:shd w:val="clear" w:color="auto" w:fill="E6E6E6"/>
    </w:rPr>
  </w:style>
  <w:style w:type="paragraph" w:styleId="KeinLeerraum">
    <w:name w:val="No Spacing"/>
    <w:link w:val="KeinLeerraumZchn"/>
    <w:uiPriority w:val="1"/>
    <w:qFormat/>
    <w:rsid w:val="00B95BD5"/>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B95BD5"/>
    <w:rPr>
      <w:rFonts w:eastAsiaTheme="minorEastAsia"/>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s>
</file>

<file path=word/_rels/footnotes.xml.rels><?xml version="1.0" encoding="UTF-8" standalone="yes"?>
<Relationships xmlns="http://schemas.openxmlformats.org/package/2006/relationships"><Relationship Id="rId3" Type="http://schemas.openxmlformats.org/officeDocument/2006/relationships/hyperlink" Target="https://books.google.ch/books?id=DsTnBQAAQBAJ&amp;pg=PT223&amp;lpg=PT223&amp;dq=Delegations+eventmodell&amp;source=bl&amp;ots=4uR7cGyJU-&amp;sig=0RWeLqhB1XWCm_n5N4yzPkP4oBo&amp;hl=de&amp;sa=X&amp;ved=2ahUKEwjenuuR0NjdAhXEDywKHf7cD-cQ6AEwAHoECAUQAQ" TargetMode="External"/><Relationship Id="rId2" Type="http://schemas.openxmlformats.org/officeDocument/2006/relationships/hyperlink" Target="https://de.wikipedia.org/wiki/Transmission_Control_Protocol/Internet_Protocol" TargetMode="External"/><Relationship Id="rId1" Type="http://schemas.openxmlformats.org/officeDocument/2006/relationships/hyperlink" Target="https://jeda.ch/wiki/doc:network" TargetMode="External"/><Relationship Id="rId4" Type="http://schemas.openxmlformats.org/officeDocument/2006/relationships/hyperlink" Target="http://www.fatamorgana.ch/tichu/ti_regel.pdf"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825716-6239-4BF5-B26A-F13291869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2043</Words>
  <Characters>12878</Characters>
  <Application>Microsoft Office Word</Application>
  <DocSecurity>0</DocSecurity>
  <Lines>107</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dc:creator>
  <cp:keywords/>
  <dc:description/>
  <cp:lastModifiedBy>Nick</cp:lastModifiedBy>
  <cp:revision>40</cp:revision>
  <dcterms:created xsi:type="dcterms:W3CDTF">2018-10-06T13:20:00Z</dcterms:created>
  <dcterms:modified xsi:type="dcterms:W3CDTF">2018-10-11T15:18:00Z</dcterms:modified>
</cp:coreProperties>
</file>