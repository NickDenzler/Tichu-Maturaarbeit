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96793715"/>
        <w:docPartObj>
          <w:docPartGallery w:val="Cover Pages"/>
          <w:docPartUnique/>
        </w:docPartObj>
      </w:sdtPr>
      <w:sdtContent>
        <w:p w14:paraId="25FD0AD0" w14:textId="77777777" w:rsidR="00B95BD5" w:rsidRDefault="00B95BD5"/>
        <w:p w14:paraId="7794915F" w14:textId="77777777" w:rsidR="00B95BD5" w:rsidRDefault="00B95BD5">
          <w:r>
            <w:br w:type="page"/>
          </w:r>
        </w:p>
      </w:sdtContent>
    </w:sdt>
    <w:sdt>
      <w:sdtPr>
        <w:rPr>
          <w:lang w:val="de-DE"/>
        </w:rPr>
        <w:id w:val="1560207515"/>
        <w:docPartObj>
          <w:docPartGallery w:val="Table of Contents"/>
          <w:docPartUnique/>
        </w:docPartObj>
      </w:sdtPr>
      <w:sdtEndPr>
        <w:rPr>
          <w:b/>
          <w:bCs/>
        </w:rPr>
      </w:sdtEndPr>
      <w:sdtContent>
        <w:p w14:paraId="1999D21D" w14:textId="77777777" w:rsidR="00365ACA" w:rsidRPr="00F52D16" w:rsidRDefault="00365ACA" w:rsidP="00F52D16">
          <w:pPr>
            <w:rPr>
              <w:sz w:val="32"/>
              <w:szCs w:val="32"/>
            </w:rPr>
          </w:pPr>
          <w:r w:rsidRPr="00F52D16">
            <w:rPr>
              <w:sz w:val="32"/>
              <w:szCs w:val="32"/>
              <w:lang w:val="de-DE"/>
            </w:rPr>
            <w:t>Inhaltsverzeichnis</w:t>
          </w:r>
        </w:p>
        <w:p w14:paraId="3D1E6BE4" w14:textId="77777777" w:rsidR="005F6308"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613485" w:history="1">
            <w:r w:rsidR="005F6308" w:rsidRPr="00100BD9">
              <w:rPr>
                <w:rStyle w:val="Link"/>
                <w:noProof/>
              </w:rPr>
              <w:t>1. Abstract</w:t>
            </w:r>
            <w:r w:rsidR="005F6308">
              <w:rPr>
                <w:noProof/>
                <w:webHidden/>
              </w:rPr>
              <w:tab/>
            </w:r>
            <w:r w:rsidR="005F6308">
              <w:rPr>
                <w:noProof/>
                <w:webHidden/>
              </w:rPr>
              <w:fldChar w:fldCharType="begin"/>
            </w:r>
            <w:r w:rsidR="005F6308">
              <w:rPr>
                <w:noProof/>
                <w:webHidden/>
              </w:rPr>
              <w:instrText xml:space="preserve"> PAGEREF _Toc527613485 \h </w:instrText>
            </w:r>
            <w:r w:rsidR="005F6308">
              <w:rPr>
                <w:noProof/>
                <w:webHidden/>
              </w:rPr>
            </w:r>
            <w:r w:rsidR="005F6308">
              <w:rPr>
                <w:noProof/>
                <w:webHidden/>
              </w:rPr>
              <w:fldChar w:fldCharType="separate"/>
            </w:r>
            <w:r w:rsidR="005F6308">
              <w:rPr>
                <w:noProof/>
                <w:webHidden/>
              </w:rPr>
              <w:t>2</w:t>
            </w:r>
            <w:r w:rsidR="005F6308">
              <w:rPr>
                <w:noProof/>
                <w:webHidden/>
              </w:rPr>
              <w:fldChar w:fldCharType="end"/>
            </w:r>
          </w:hyperlink>
        </w:p>
        <w:p w14:paraId="531DDCFF" w14:textId="77777777" w:rsidR="005F6308" w:rsidRDefault="00C65A5A">
          <w:pPr>
            <w:pStyle w:val="Verzeichnis1"/>
            <w:tabs>
              <w:tab w:val="right" w:leader="dot" w:pos="9062"/>
            </w:tabs>
            <w:rPr>
              <w:rFonts w:eastAsiaTheme="minorEastAsia"/>
              <w:noProof/>
              <w:lang w:eastAsia="de-CH"/>
            </w:rPr>
          </w:pPr>
          <w:hyperlink w:anchor="_Toc527613486" w:history="1">
            <w:r w:rsidR="005F6308" w:rsidRPr="00100BD9">
              <w:rPr>
                <w:rStyle w:val="Link"/>
                <w:noProof/>
              </w:rPr>
              <w:t>2. Zielsetzung</w:t>
            </w:r>
            <w:r w:rsidR="005F6308">
              <w:rPr>
                <w:noProof/>
                <w:webHidden/>
              </w:rPr>
              <w:tab/>
            </w:r>
            <w:r w:rsidR="005F6308">
              <w:rPr>
                <w:noProof/>
                <w:webHidden/>
              </w:rPr>
              <w:fldChar w:fldCharType="begin"/>
            </w:r>
            <w:r w:rsidR="005F6308">
              <w:rPr>
                <w:noProof/>
                <w:webHidden/>
              </w:rPr>
              <w:instrText xml:space="preserve"> PAGEREF _Toc527613486 \h </w:instrText>
            </w:r>
            <w:r w:rsidR="005F6308">
              <w:rPr>
                <w:noProof/>
                <w:webHidden/>
              </w:rPr>
            </w:r>
            <w:r w:rsidR="005F6308">
              <w:rPr>
                <w:noProof/>
                <w:webHidden/>
              </w:rPr>
              <w:fldChar w:fldCharType="separate"/>
            </w:r>
            <w:r w:rsidR="005F6308">
              <w:rPr>
                <w:noProof/>
                <w:webHidden/>
              </w:rPr>
              <w:t>2</w:t>
            </w:r>
            <w:r w:rsidR="005F6308">
              <w:rPr>
                <w:noProof/>
                <w:webHidden/>
              </w:rPr>
              <w:fldChar w:fldCharType="end"/>
            </w:r>
          </w:hyperlink>
        </w:p>
        <w:p w14:paraId="3BB4144E" w14:textId="77777777" w:rsidR="005F6308" w:rsidRDefault="00C65A5A">
          <w:pPr>
            <w:pStyle w:val="Verzeichnis1"/>
            <w:tabs>
              <w:tab w:val="right" w:leader="dot" w:pos="9062"/>
            </w:tabs>
            <w:rPr>
              <w:rFonts w:eastAsiaTheme="minorEastAsia"/>
              <w:noProof/>
              <w:lang w:eastAsia="de-CH"/>
            </w:rPr>
          </w:pPr>
          <w:hyperlink w:anchor="_Toc527613487" w:history="1">
            <w:r w:rsidR="005F6308" w:rsidRPr="00100BD9">
              <w:rPr>
                <w:rStyle w:val="Link"/>
                <w:noProof/>
              </w:rPr>
              <w:t>3. Vorwort</w:t>
            </w:r>
            <w:r w:rsidR="005F6308">
              <w:rPr>
                <w:noProof/>
                <w:webHidden/>
              </w:rPr>
              <w:tab/>
            </w:r>
            <w:r w:rsidR="005F6308">
              <w:rPr>
                <w:noProof/>
                <w:webHidden/>
              </w:rPr>
              <w:fldChar w:fldCharType="begin"/>
            </w:r>
            <w:r w:rsidR="005F6308">
              <w:rPr>
                <w:noProof/>
                <w:webHidden/>
              </w:rPr>
              <w:instrText xml:space="preserve"> PAGEREF _Toc527613487 \h </w:instrText>
            </w:r>
            <w:r w:rsidR="005F6308">
              <w:rPr>
                <w:noProof/>
                <w:webHidden/>
              </w:rPr>
            </w:r>
            <w:r w:rsidR="005F6308">
              <w:rPr>
                <w:noProof/>
                <w:webHidden/>
              </w:rPr>
              <w:fldChar w:fldCharType="separate"/>
            </w:r>
            <w:r w:rsidR="005F6308">
              <w:rPr>
                <w:noProof/>
                <w:webHidden/>
              </w:rPr>
              <w:t>2</w:t>
            </w:r>
            <w:r w:rsidR="005F6308">
              <w:rPr>
                <w:noProof/>
                <w:webHidden/>
              </w:rPr>
              <w:fldChar w:fldCharType="end"/>
            </w:r>
          </w:hyperlink>
        </w:p>
        <w:p w14:paraId="067BBCDF" w14:textId="77777777" w:rsidR="005F6308" w:rsidRDefault="00C65A5A">
          <w:pPr>
            <w:pStyle w:val="Verzeichnis1"/>
            <w:tabs>
              <w:tab w:val="right" w:leader="dot" w:pos="9062"/>
            </w:tabs>
            <w:rPr>
              <w:rFonts w:eastAsiaTheme="minorEastAsia"/>
              <w:noProof/>
              <w:lang w:eastAsia="de-CH"/>
            </w:rPr>
          </w:pPr>
          <w:hyperlink w:anchor="_Toc527613488" w:history="1">
            <w:r w:rsidR="005F6308" w:rsidRPr="00100BD9">
              <w:rPr>
                <w:rStyle w:val="Link"/>
                <w:noProof/>
              </w:rPr>
              <w:t>4. Theorie</w:t>
            </w:r>
            <w:r w:rsidR="005F6308">
              <w:rPr>
                <w:noProof/>
                <w:webHidden/>
              </w:rPr>
              <w:tab/>
            </w:r>
            <w:r w:rsidR="005F6308">
              <w:rPr>
                <w:noProof/>
                <w:webHidden/>
              </w:rPr>
              <w:fldChar w:fldCharType="begin"/>
            </w:r>
            <w:r w:rsidR="005F6308">
              <w:rPr>
                <w:noProof/>
                <w:webHidden/>
              </w:rPr>
              <w:instrText xml:space="preserve"> PAGEREF _Toc527613488 \h </w:instrText>
            </w:r>
            <w:r w:rsidR="005F6308">
              <w:rPr>
                <w:noProof/>
                <w:webHidden/>
              </w:rPr>
            </w:r>
            <w:r w:rsidR="005F6308">
              <w:rPr>
                <w:noProof/>
                <w:webHidden/>
              </w:rPr>
              <w:fldChar w:fldCharType="separate"/>
            </w:r>
            <w:r w:rsidR="005F6308">
              <w:rPr>
                <w:noProof/>
                <w:webHidden/>
              </w:rPr>
              <w:t>3</w:t>
            </w:r>
            <w:r w:rsidR="005F6308">
              <w:rPr>
                <w:noProof/>
                <w:webHidden/>
              </w:rPr>
              <w:fldChar w:fldCharType="end"/>
            </w:r>
          </w:hyperlink>
        </w:p>
        <w:p w14:paraId="540963E5" w14:textId="77777777" w:rsidR="005F6308" w:rsidRDefault="00C65A5A">
          <w:pPr>
            <w:pStyle w:val="Verzeichnis2"/>
            <w:tabs>
              <w:tab w:val="right" w:leader="dot" w:pos="9062"/>
            </w:tabs>
            <w:rPr>
              <w:rFonts w:eastAsiaTheme="minorEastAsia"/>
              <w:noProof/>
              <w:lang w:eastAsia="de-CH"/>
            </w:rPr>
          </w:pPr>
          <w:hyperlink w:anchor="_Toc527613489" w:history="1">
            <w:r w:rsidR="005F6308" w:rsidRPr="00100BD9">
              <w:rPr>
                <w:rStyle w:val="Link"/>
                <w:noProof/>
              </w:rPr>
              <w:t>4.1 TCP/IP</w:t>
            </w:r>
            <w:r w:rsidR="005F6308">
              <w:rPr>
                <w:noProof/>
                <w:webHidden/>
              </w:rPr>
              <w:tab/>
            </w:r>
            <w:r w:rsidR="005F6308">
              <w:rPr>
                <w:noProof/>
                <w:webHidden/>
              </w:rPr>
              <w:fldChar w:fldCharType="begin"/>
            </w:r>
            <w:r w:rsidR="005F6308">
              <w:rPr>
                <w:noProof/>
                <w:webHidden/>
              </w:rPr>
              <w:instrText xml:space="preserve"> PAGEREF _Toc527613489 \h </w:instrText>
            </w:r>
            <w:r w:rsidR="005F6308">
              <w:rPr>
                <w:noProof/>
                <w:webHidden/>
              </w:rPr>
            </w:r>
            <w:r w:rsidR="005F6308">
              <w:rPr>
                <w:noProof/>
                <w:webHidden/>
              </w:rPr>
              <w:fldChar w:fldCharType="separate"/>
            </w:r>
            <w:r w:rsidR="005F6308">
              <w:rPr>
                <w:noProof/>
                <w:webHidden/>
              </w:rPr>
              <w:t>3</w:t>
            </w:r>
            <w:r w:rsidR="005F6308">
              <w:rPr>
                <w:noProof/>
                <w:webHidden/>
              </w:rPr>
              <w:fldChar w:fldCharType="end"/>
            </w:r>
          </w:hyperlink>
        </w:p>
        <w:p w14:paraId="074A1A77" w14:textId="77777777" w:rsidR="005F6308" w:rsidRDefault="00C65A5A">
          <w:pPr>
            <w:pStyle w:val="Verzeichnis2"/>
            <w:tabs>
              <w:tab w:val="right" w:leader="dot" w:pos="9062"/>
            </w:tabs>
            <w:rPr>
              <w:rFonts w:eastAsiaTheme="minorEastAsia"/>
              <w:noProof/>
              <w:lang w:eastAsia="de-CH"/>
            </w:rPr>
          </w:pPr>
          <w:hyperlink w:anchor="_Toc527613490" w:history="1">
            <w:r w:rsidR="005F6308" w:rsidRPr="00100BD9">
              <w:rPr>
                <w:rStyle w:val="Link"/>
                <w:noProof/>
              </w:rPr>
              <w:t>4.2 Client-Server-Kommunikation</w:t>
            </w:r>
            <w:r w:rsidR="005F6308">
              <w:rPr>
                <w:noProof/>
                <w:webHidden/>
              </w:rPr>
              <w:tab/>
            </w:r>
            <w:r w:rsidR="005F6308">
              <w:rPr>
                <w:noProof/>
                <w:webHidden/>
              </w:rPr>
              <w:fldChar w:fldCharType="begin"/>
            </w:r>
            <w:r w:rsidR="005F6308">
              <w:rPr>
                <w:noProof/>
                <w:webHidden/>
              </w:rPr>
              <w:instrText xml:space="preserve"> PAGEREF _Toc527613490 \h </w:instrText>
            </w:r>
            <w:r w:rsidR="005F6308">
              <w:rPr>
                <w:noProof/>
                <w:webHidden/>
              </w:rPr>
            </w:r>
            <w:r w:rsidR="005F6308">
              <w:rPr>
                <w:noProof/>
                <w:webHidden/>
              </w:rPr>
              <w:fldChar w:fldCharType="separate"/>
            </w:r>
            <w:r w:rsidR="005F6308">
              <w:rPr>
                <w:noProof/>
                <w:webHidden/>
              </w:rPr>
              <w:t>3</w:t>
            </w:r>
            <w:r w:rsidR="005F6308">
              <w:rPr>
                <w:noProof/>
                <w:webHidden/>
              </w:rPr>
              <w:fldChar w:fldCharType="end"/>
            </w:r>
          </w:hyperlink>
        </w:p>
        <w:p w14:paraId="40E60BA4" w14:textId="77777777" w:rsidR="005F6308" w:rsidRDefault="00C65A5A">
          <w:pPr>
            <w:pStyle w:val="Verzeichnis2"/>
            <w:tabs>
              <w:tab w:val="right" w:leader="dot" w:pos="9062"/>
            </w:tabs>
            <w:rPr>
              <w:rFonts w:eastAsiaTheme="minorEastAsia"/>
              <w:noProof/>
              <w:lang w:eastAsia="de-CH"/>
            </w:rPr>
          </w:pPr>
          <w:hyperlink w:anchor="_Toc527613491" w:history="1">
            <w:r w:rsidR="005F6308" w:rsidRPr="00100BD9">
              <w:rPr>
                <w:rStyle w:val="Link"/>
                <w:noProof/>
              </w:rPr>
              <w:t>4.3 Delegations-Eventmodell</w:t>
            </w:r>
            <w:r w:rsidR="005F6308">
              <w:rPr>
                <w:noProof/>
                <w:webHidden/>
              </w:rPr>
              <w:tab/>
            </w:r>
            <w:r w:rsidR="005F6308">
              <w:rPr>
                <w:noProof/>
                <w:webHidden/>
              </w:rPr>
              <w:fldChar w:fldCharType="begin"/>
            </w:r>
            <w:r w:rsidR="005F6308">
              <w:rPr>
                <w:noProof/>
                <w:webHidden/>
              </w:rPr>
              <w:instrText xml:space="preserve"> PAGEREF _Toc527613491 \h </w:instrText>
            </w:r>
            <w:r w:rsidR="005F6308">
              <w:rPr>
                <w:noProof/>
                <w:webHidden/>
              </w:rPr>
            </w:r>
            <w:r w:rsidR="005F6308">
              <w:rPr>
                <w:noProof/>
                <w:webHidden/>
              </w:rPr>
              <w:fldChar w:fldCharType="separate"/>
            </w:r>
            <w:r w:rsidR="005F6308">
              <w:rPr>
                <w:noProof/>
                <w:webHidden/>
              </w:rPr>
              <w:t>4</w:t>
            </w:r>
            <w:r w:rsidR="005F6308">
              <w:rPr>
                <w:noProof/>
                <w:webHidden/>
              </w:rPr>
              <w:fldChar w:fldCharType="end"/>
            </w:r>
          </w:hyperlink>
        </w:p>
        <w:p w14:paraId="54596632" w14:textId="77777777" w:rsidR="005F6308" w:rsidRDefault="00C65A5A">
          <w:pPr>
            <w:pStyle w:val="Verzeichnis1"/>
            <w:tabs>
              <w:tab w:val="right" w:leader="dot" w:pos="9062"/>
            </w:tabs>
            <w:rPr>
              <w:rFonts w:eastAsiaTheme="minorEastAsia"/>
              <w:noProof/>
              <w:lang w:eastAsia="de-CH"/>
            </w:rPr>
          </w:pPr>
          <w:hyperlink w:anchor="_Toc527613492" w:history="1">
            <w:r w:rsidR="005F6308" w:rsidRPr="00100BD9">
              <w:rPr>
                <w:rStyle w:val="Link"/>
                <w:noProof/>
              </w:rPr>
              <w:t>5. Tichu</w:t>
            </w:r>
            <w:r w:rsidR="005F6308">
              <w:rPr>
                <w:noProof/>
                <w:webHidden/>
              </w:rPr>
              <w:tab/>
            </w:r>
            <w:r w:rsidR="005F6308">
              <w:rPr>
                <w:noProof/>
                <w:webHidden/>
              </w:rPr>
              <w:fldChar w:fldCharType="begin"/>
            </w:r>
            <w:r w:rsidR="005F6308">
              <w:rPr>
                <w:noProof/>
                <w:webHidden/>
              </w:rPr>
              <w:instrText xml:space="preserve"> PAGEREF _Toc527613492 \h </w:instrText>
            </w:r>
            <w:r w:rsidR="005F6308">
              <w:rPr>
                <w:noProof/>
                <w:webHidden/>
              </w:rPr>
            </w:r>
            <w:r w:rsidR="005F6308">
              <w:rPr>
                <w:noProof/>
                <w:webHidden/>
              </w:rPr>
              <w:fldChar w:fldCharType="separate"/>
            </w:r>
            <w:r w:rsidR="005F6308">
              <w:rPr>
                <w:noProof/>
                <w:webHidden/>
              </w:rPr>
              <w:t>5</w:t>
            </w:r>
            <w:r w:rsidR="005F6308">
              <w:rPr>
                <w:noProof/>
                <w:webHidden/>
              </w:rPr>
              <w:fldChar w:fldCharType="end"/>
            </w:r>
          </w:hyperlink>
        </w:p>
        <w:p w14:paraId="04B28148" w14:textId="77777777" w:rsidR="005F6308" w:rsidRDefault="00C65A5A">
          <w:pPr>
            <w:pStyle w:val="Verzeichnis2"/>
            <w:tabs>
              <w:tab w:val="right" w:leader="dot" w:pos="9062"/>
            </w:tabs>
            <w:rPr>
              <w:rFonts w:eastAsiaTheme="minorEastAsia"/>
              <w:noProof/>
              <w:lang w:eastAsia="de-CH"/>
            </w:rPr>
          </w:pPr>
          <w:hyperlink w:anchor="_Toc527613493" w:history="1">
            <w:r w:rsidR="005F6308" w:rsidRPr="00100BD9">
              <w:rPr>
                <w:rStyle w:val="Link"/>
                <w:noProof/>
              </w:rPr>
              <w:t>5.1 Die Kombinationen</w:t>
            </w:r>
            <w:r w:rsidR="005F6308">
              <w:rPr>
                <w:noProof/>
                <w:webHidden/>
              </w:rPr>
              <w:tab/>
            </w:r>
            <w:r w:rsidR="005F6308">
              <w:rPr>
                <w:noProof/>
                <w:webHidden/>
              </w:rPr>
              <w:fldChar w:fldCharType="begin"/>
            </w:r>
            <w:r w:rsidR="005F6308">
              <w:rPr>
                <w:noProof/>
                <w:webHidden/>
              </w:rPr>
              <w:instrText xml:space="preserve"> PAGEREF _Toc527613493 \h </w:instrText>
            </w:r>
            <w:r w:rsidR="005F6308">
              <w:rPr>
                <w:noProof/>
                <w:webHidden/>
              </w:rPr>
            </w:r>
            <w:r w:rsidR="005F6308">
              <w:rPr>
                <w:noProof/>
                <w:webHidden/>
              </w:rPr>
              <w:fldChar w:fldCharType="separate"/>
            </w:r>
            <w:r w:rsidR="005F6308">
              <w:rPr>
                <w:noProof/>
                <w:webHidden/>
              </w:rPr>
              <w:t>5</w:t>
            </w:r>
            <w:r w:rsidR="005F6308">
              <w:rPr>
                <w:noProof/>
                <w:webHidden/>
              </w:rPr>
              <w:fldChar w:fldCharType="end"/>
            </w:r>
          </w:hyperlink>
        </w:p>
        <w:p w14:paraId="4F1656F6" w14:textId="77777777" w:rsidR="005F6308" w:rsidRDefault="00C65A5A">
          <w:pPr>
            <w:pStyle w:val="Verzeichnis2"/>
            <w:tabs>
              <w:tab w:val="right" w:leader="dot" w:pos="9062"/>
            </w:tabs>
            <w:rPr>
              <w:rFonts w:eastAsiaTheme="minorEastAsia"/>
              <w:noProof/>
              <w:lang w:eastAsia="de-CH"/>
            </w:rPr>
          </w:pPr>
          <w:hyperlink w:anchor="_Toc527613494" w:history="1">
            <w:r w:rsidR="005F6308" w:rsidRPr="00100BD9">
              <w:rPr>
                <w:rStyle w:val="Link"/>
                <w:noProof/>
              </w:rPr>
              <w:t>5.2 Die Sonderkarten</w:t>
            </w:r>
            <w:r w:rsidR="005F6308">
              <w:rPr>
                <w:noProof/>
                <w:webHidden/>
              </w:rPr>
              <w:tab/>
            </w:r>
            <w:r w:rsidR="005F6308">
              <w:rPr>
                <w:noProof/>
                <w:webHidden/>
              </w:rPr>
              <w:fldChar w:fldCharType="begin"/>
            </w:r>
            <w:r w:rsidR="005F6308">
              <w:rPr>
                <w:noProof/>
                <w:webHidden/>
              </w:rPr>
              <w:instrText xml:space="preserve"> PAGEREF _Toc527613494 \h </w:instrText>
            </w:r>
            <w:r w:rsidR="005F6308">
              <w:rPr>
                <w:noProof/>
                <w:webHidden/>
              </w:rPr>
            </w:r>
            <w:r w:rsidR="005F6308">
              <w:rPr>
                <w:noProof/>
                <w:webHidden/>
              </w:rPr>
              <w:fldChar w:fldCharType="separate"/>
            </w:r>
            <w:r w:rsidR="005F6308">
              <w:rPr>
                <w:noProof/>
                <w:webHidden/>
              </w:rPr>
              <w:t>5</w:t>
            </w:r>
            <w:r w:rsidR="005F6308">
              <w:rPr>
                <w:noProof/>
                <w:webHidden/>
              </w:rPr>
              <w:fldChar w:fldCharType="end"/>
            </w:r>
          </w:hyperlink>
        </w:p>
        <w:p w14:paraId="2712F0DD" w14:textId="77777777" w:rsidR="005F6308" w:rsidRDefault="00C65A5A">
          <w:pPr>
            <w:pStyle w:val="Verzeichnis2"/>
            <w:tabs>
              <w:tab w:val="right" w:leader="dot" w:pos="9062"/>
            </w:tabs>
            <w:rPr>
              <w:rFonts w:eastAsiaTheme="minorEastAsia"/>
              <w:noProof/>
              <w:lang w:eastAsia="de-CH"/>
            </w:rPr>
          </w:pPr>
          <w:hyperlink w:anchor="_Toc527613495" w:history="1">
            <w:r w:rsidR="005F6308" w:rsidRPr="00100BD9">
              <w:rPr>
                <w:rStyle w:val="Link"/>
                <w:noProof/>
              </w:rPr>
              <w:t>5.3 Ablauf</w:t>
            </w:r>
            <w:r w:rsidR="005F6308">
              <w:rPr>
                <w:noProof/>
                <w:webHidden/>
              </w:rPr>
              <w:tab/>
            </w:r>
            <w:r w:rsidR="005F6308">
              <w:rPr>
                <w:noProof/>
                <w:webHidden/>
              </w:rPr>
              <w:fldChar w:fldCharType="begin"/>
            </w:r>
            <w:r w:rsidR="005F6308">
              <w:rPr>
                <w:noProof/>
                <w:webHidden/>
              </w:rPr>
              <w:instrText xml:space="preserve"> PAGEREF _Toc527613495 \h </w:instrText>
            </w:r>
            <w:r w:rsidR="005F6308">
              <w:rPr>
                <w:noProof/>
                <w:webHidden/>
              </w:rPr>
            </w:r>
            <w:r w:rsidR="005F6308">
              <w:rPr>
                <w:noProof/>
                <w:webHidden/>
              </w:rPr>
              <w:fldChar w:fldCharType="separate"/>
            </w:r>
            <w:r w:rsidR="005F6308">
              <w:rPr>
                <w:noProof/>
                <w:webHidden/>
              </w:rPr>
              <w:t>7</w:t>
            </w:r>
            <w:r w:rsidR="005F6308">
              <w:rPr>
                <w:noProof/>
                <w:webHidden/>
              </w:rPr>
              <w:fldChar w:fldCharType="end"/>
            </w:r>
          </w:hyperlink>
        </w:p>
        <w:p w14:paraId="1CAF0B6E" w14:textId="77777777" w:rsidR="005F6308" w:rsidRDefault="00C65A5A">
          <w:pPr>
            <w:pStyle w:val="Verzeichnis2"/>
            <w:tabs>
              <w:tab w:val="right" w:leader="dot" w:pos="9062"/>
            </w:tabs>
            <w:rPr>
              <w:rFonts w:eastAsiaTheme="minorEastAsia"/>
              <w:noProof/>
              <w:lang w:eastAsia="de-CH"/>
            </w:rPr>
          </w:pPr>
          <w:hyperlink w:anchor="_Toc527613496" w:history="1">
            <w:r w:rsidR="005F6308" w:rsidRPr="00100BD9">
              <w:rPr>
                <w:rStyle w:val="Link"/>
                <w:noProof/>
              </w:rPr>
              <w:t>5.4 Ende der Runde</w:t>
            </w:r>
            <w:r w:rsidR="005F6308">
              <w:rPr>
                <w:noProof/>
                <w:webHidden/>
              </w:rPr>
              <w:tab/>
            </w:r>
            <w:r w:rsidR="005F6308">
              <w:rPr>
                <w:noProof/>
                <w:webHidden/>
              </w:rPr>
              <w:fldChar w:fldCharType="begin"/>
            </w:r>
            <w:r w:rsidR="005F6308">
              <w:rPr>
                <w:noProof/>
                <w:webHidden/>
              </w:rPr>
              <w:instrText xml:space="preserve"> PAGEREF _Toc527613496 \h </w:instrText>
            </w:r>
            <w:r w:rsidR="005F6308">
              <w:rPr>
                <w:noProof/>
                <w:webHidden/>
              </w:rPr>
            </w:r>
            <w:r w:rsidR="005F6308">
              <w:rPr>
                <w:noProof/>
                <w:webHidden/>
              </w:rPr>
              <w:fldChar w:fldCharType="separate"/>
            </w:r>
            <w:r w:rsidR="005F6308">
              <w:rPr>
                <w:noProof/>
                <w:webHidden/>
              </w:rPr>
              <w:t>7</w:t>
            </w:r>
            <w:r w:rsidR="005F6308">
              <w:rPr>
                <w:noProof/>
                <w:webHidden/>
              </w:rPr>
              <w:fldChar w:fldCharType="end"/>
            </w:r>
          </w:hyperlink>
        </w:p>
        <w:p w14:paraId="025636D5" w14:textId="77777777" w:rsidR="005F6308" w:rsidRDefault="00C65A5A">
          <w:pPr>
            <w:pStyle w:val="Verzeichnis1"/>
            <w:tabs>
              <w:tab w:val="right" w:leader="dot" w:pos="9062"/>
            </w:tabs>
            <w:rPr>
              <w:rFonts w:eastAsiaTheme="minorEastAsia"/>
              <w:noProof/>
              <w:lang w:eastAsia="de-CH"/>
            </w:rPr>
          </w:pPr>
          <w:hyperlink w:anchor="_Toc527613497" w:history="1">
            <w:r w:rsidR="005F6308" w:rsidRPr="00100BD9">
              <w:rPr>
                <w:rStyle w:val="Link"/>
                <w:noProof/>
              </w:rPr>
              <w:t>6. Vorgehen</w:t>
            </w:r>
            <w:r w:rsidR="005F6308">
              <w:rPr>
                <w:noProof/>
                <w:webHidden/>
              </w:rPr>
              <w:tab/>
            </w:r>
            <w:r w:rsidR="005F6308">
              <w:rPr>
                <w:noProof/>
                <w:webHidden/>
              </w:rPr>
              <w:fldChar w:fldCharType="begin"/>
            </w:r>
            <w:r w:rsidR="005F6308">
              <w:rPr>
                <w:noProof/>
                <w:webHidden/>
              </w:rPr>
              <w:instrText xml:space="preserve"> PAGEREF _Toc527613497 \h </w:instrText>
            </w:r>
            <w:r w:rsidR="005F6308">
              <w:rPr>
                <w:noProof/>
                <w:webHidden/>
              </w:rPr>
            </w:r>
            <w:r w:rsidR="005F6308">
              <w:rPr>
                <w:noProof/>
                <w:webHidden/>
              </w:rPr>
              <w:fldChar w:fldCharType="separate"/>
            </w:r>
            <w:r w:rsidR="005F6308">
              <w:rPr>
                <w:noProof/>
                <w:webHidden/>
              </w:rPr>
              <w:t>8</w:t>
            </w:r>
            <w:r w:rsidR="005F6308">
              <w:rPr>
                <w:noProof/>
                <w:webHidden/>
              </w:rPr>
              <w:fldChar w:fldCharType="end"/>
            </w:r>
          </w:hyperlink>
        </w:p>
        <w:p w14:paraId="408241E0" w14:textId="77777777" w:rsidR="005F6308" w:rsidRDefault="00C65A5A">
          <w:pPr>
            <w:pStyle w:val="Verzeichnis1"/>
            <w:tabs>
              <w:tab w:val="right" w:leader="dot" w:pos="9062"/>
            </w:tabs>
            <w:rPr>
              <w:rFonts w:eastAsiaTheme="minorEastAsia"/>
              <w:noProof/>
              <w:lang w:eastAsia="de-CH"/>
            </w:rPr>
          </w:pPr>
          <w:hyperlink w:anchor="_Toc527613498" w:history="1">
            <w:r w:rsidR="005F6308" w:rsidRPr="00100BD9">
              <w:rPr>
                <w:rStyle w:val="Link"/>
                <w:noProof/>
              </w:rPr>
              <w:t>7. Design</w:t>
            </w:r>
            <w:r w:rsidR="005F6308">
              <w:rPr>
                <w:noProof/>
                <w:webHidden/>
              </w:rPr>
              <w:tab/>
            </w:r>
            <w:r w:rsidR="005F6308">
              <w:rPr>
                <w:noProof/>
                <w:webHidden/>
              </w:rPr>
              <w:fldChar w:fldCharType="begin"/>
            </w:r>
            <w:r w:rsidR="005F6308">
              <w:rPr>
                <w:noProof/>
                <w:webHidden/>
              </w:rPr>
              <w:instrText xml:space="preserve"> PAGEREF _Toc527613498 \h </w:instrText>
            </w:r>
            <w:r w:rsidR="005F6308">
              <w:rPr>
                <w:noProof/>
                <w:webHidden/>
              </w:rPr>
            </w:r>
            <w:r w:rsidR="005F6308">
              <w:rPr>
                <w:noProof/>
                <w:webHidden/>
              </w:rPr>
              <w:fldChar w:fldCharType="separate"/>
            </w:r>
            <w:r w:rsidR="005F6308">
              <w:rPr>
                <w:noProof/>
                <w:webHidden/>
              </w:rPr>
              <w:t>8</w:t>
            </w:r>
            <w:r w:rsidR="005F6308">
              <w:rPr>
                <w:noProof/>
                <w:webHidden/>
              </w:rPr>
              <w:fldChar w:fldCharType="end"/>
            </w:r>
          </w:hyperlink>
        </w:p>
        <w:p w14:paraId="60260691" w14:textId="77777777" w:rsidR="005F6308" w:rsidRDefault="00C65A5A">
          <w:pPr>
            <w:pStyle w:val="Verzeichnis1"/>
            <w:tabs>
              <w:tab w:val="right" w:leader="dot" w:pos="9062"/>
            </w:tabs>
            <w:rPr>
              <w:rFonts w:eastAsiaTheme="minorEastAsia"/>
              <w:noProof/>
              <w:lang w:eastAsia="de-CH"/>
            </w:rPr>
          </w:pPr>
          <w:hyperlink w:anchor="_Toc527613499" w:history="1">
            <w:r w:rsidR="005F6308" w:rsidRPr="00100BD9">
              <w:rPr>
                <w:rStyle w:val="Link"/>
                <w:noProof/>
              </w:rPr>
              <w:t>8. Implementierung</w:t>
            </w:r>
            <w:r w:rsidR="005F6308">
              <w:rPr>
                <w:noProof/>
                <w:webHidden/>
              </w:rPr>
              <w:tab/>
            </w:r>
            <w:r w:rsidR="005F6308">
              <w:rPr>
                <w:noProof/>
                <w:webHidden/>
              </w:rPr>
              <w:fldChar w:fldCharType="begin"/>
            </w:r>
            <w:r w:rsidR="005F6308">
              <w:rPr>
                <w:noProof/>
                <w:webHidden/>
              </w:rPr>
              <w:instrText xml:space="preserve"> PAGEREF _Toc527613499 \h </w:instrText>
            </w:r>
            <w:r w:rsidR="005F6308">
              <w:rPr>
                <w:noProof/>
                <w:webHidden/>
              </w:rPr>
            </w:r>
            <w:r w:rsidR="005F6308">
              <w:rPr>
                <w:noProof/>
                <w:webHidden/>
              </w:rPr>
              <w:fldChar w:fldCharType="separate"/>
            </w:r>
            <w:r w:rsidR="005F6308">
              <w:rPr>
                <w:noProof/>
                <w:webHidden/>
              </w:rPr>
              <w:t>9</w:t>
            </w:r>
            <w:r w:rsidR="005F6308">
              <w:rPr>
                <w:noProof/>
                <w:webHidden/>
              </w:rPr>
              <w:fldChar w:fldCharType="end"/>
            </w:r>
          </w:hyperlink>
        </w:p>
        <w:p w14:paraId="2DD6D180" w14:textId="77777777" w:rsidR="005F6308" w:rsidRDefault="00C65A5A">
          <w:pPr>
            <w:pStyle w:val="Verzeichnis2"/>
            <w:tabs>
              <w:tab w:val="right" w:leader="dot" w:pos="9062"/>
            </w:tabs>
            <w:rPr>
              <w:rFonts w:eastAsiaTheme="minorEastAsia"/>
              <w:noProof/>
              <w:lang w:eastAsia="de-CH"/>
            </w:rPr>
          </w:pPr>
          <w:hyperlink w:anchor="_Toc527613500" w:history="1">
            <w:r w:rsidR="005F6308" w:rsidRPr="00100BD9">
              <w:rPr>
                <w:rStyle w:val="Link"/>
                <w:noProof/>
              </w:rPr>
              <w:t>8.1 Kommunikation</w:t>
            </w:r>
            <w:r w:rsidR="005F6308">
              <w:rPr>
                <w:noProof/>
                <w:webHidden/>
              </w:rPr>
              <w:tab/>
            </w:r>
            <w:r w:rsidR="005F6308">
              <w:rPr>
                <w:noProof/>
                <w:webHidden/>
              </w:rPr>
              <w:fldChar w:fldCharType="begin"/>
            </w:r>
            <w:r w:rsidR="005F6308">
              <w:rPr>
                <w:noProof/>
                <w:webHidden/>
              </w:rPr>
              <w:instrText xml:space="preserve"> PAGEREF _Toc527613500 \h </w:instrText>
            </w:r>
            <w:r w:rsidR="005F6308">
              <w:rPr>
                <w:noProof/>
                <w:webHidden/>
              </w:rPr>
            </w:r>
            <w:r w:rsidR="005F6308">
              <w:rPr>
                <w:noProof/>
                <w:webHidden/>
              </w:rPr>
              <w:fldChar w:fldCharType="separate"/>
            </w:r>
            <w:r w:rsidR="005F6308">
              <w:rPr>
                <w:noProof/>
                <w:webHidden/>
              </w:rPr>
              <w:t>9</w:t>
            </w:r>
            <w:r w:rsidR="005F6308">
              <w:rPr>
                <w:noProof/>
                <w:webHidden/>
              </w:rPr>
              <w:fldChar w:fldCharType="end"/>
            </w:r>
          </w:hyperlink>
        </w:p>
        <w:p w14:paraId="252FF9C3" w14:textId="77777777" w:rsidR="005F6308" w:rsidRDefault="00C65A5A">
          <w:pPr>
            <w:pStyle w:val="Verzeichnis2"/>
            <w:tabs>
              <w:tab w:val="right" w:leader="dot" w:pos="9062"/>
            </w:tabs>
            <w:rPr>
              <w:rFonts w:eastAsiaTheme="minorEastAsia"/>
              <w:noProof/>
              <w:lang w:eastAsia="de-CH"/>
            </w:rPr>
          </w:pPr>
          <w:hyperlink w:anchor="_Toc527613501" w:history="1">
            <w:r w:rsidR="005F6308" w:rsidRPr="00100BD9">
              <w:rPr>
                <w:rStyle w:val="Link"/>
                <w:noProof/>
              </w:rPr>
              <w:t>8.2 Spiellogik</w:t>
            </w:r>
            <w:r w:rsidR="005F6308">
              <w:rPr>
                <w:noProof/>
                <w:webHidden/>
              </w:rPr>
              <w:tab/>
            </w:r>
            <w:r w:rsidR="005F6308">
              <w:rPr>
                <w:noProof/>
                <w:webHidden/>
              </w:rPr>
              <w:fldChar w:fldCharType="begin"/>
            </w:r>
            <w:r w:rsidR="005F6308">
              <w:rPr>
                <w:noProof/>
                <w:webHidden/>
              </w:rPr>
              <w:instrText xml:space="preserve"> PAGEREF _Toc527613501 \h </w:instrText>
            </w:r>
            <w:r w:rsidR="005F6308">
              <w:rPr>
                <w:noProof/>
                <w:webHidden/>
              </w:rPr>
            </w:r>
            <w:r w:rsidR="005F6308">
              <w:rPr>
                <w:noProof/>
                <w:webHidden/>
              </w:rPr>
              <w:fldChar w:fldCharType="separate"/>
            </w:r>
            <w:r w:rsidR="005F6308">
              <w:rPr>
                <w:noProof/>
                <w:webHidden/>
              </w:rPr>
              <w:t>11</w:t>
            </w:r>
            <w:r w:rsidR="005F6308">
              <w:rPr>
                <w:noProof/>
                <w:webHidden/>
              </w:rPr>
              <w:fldChar w:fldCharType="end"/>
            </w:r>
          </w:hyperlink>
        </w:p>
        <w:p w14:paraId="3C8D74A6" w14:textId="77777777" w:rsidR="005F6308" w:rsidRDefault="00C65A5A">
          <w:pPr>
            <w:pStyle w:val="Verzeichnis2"/>
            <w:tabs>
              <w:tab w:val="right" w:leader="dot" w:pos="9062"/>
            </w:tabs>
            <w:rPr>
              <w:rFonts w:eastAsiaTheme="minorEastAsia"/>
              <w:noProof/>
              <w:lang w:eastAsia="de-CH"/>
            </w:rPr>
          </w:pPr>
          <w:hyperlink w:anchor="_Toc527613502" w:history="1">
            <w:r w:rsidR="005F6308" w:rsidRPr="00100BD9">
              <w:rPr>
                <w:rStyle w:val="Link"/>
                <w:noProof/>
              </w:rPr>
              <w:t>8.3 Grafik</w:t>
            </w:r>
            <w:r w:rsidR="005F6308">
              <w:rPr>
                <w:noProof/>
                <w:webHidden/>
              </w:rPr>
              <w:tab/>
            </w:r>
            <w:r w:rsidR="005F6308">
              <w:rPr>
                <w:noProof/>
                <w:webHidden/>
              </w:rPr>
              <w:fldChar w:fldCharType="begin"/>
            </w:r>
            <w:r w:rsidR="005F6308">
              <w:rPr>
                <w:noProof/>
                <w:webHidden/>
              </w:rPr>
              <w:instrText xml:space="preserve"> PAGEREF _Toc527613502 \h </w:instrText>
            </w:r>
            <w:r w:rsidR="005F6308">
              <w:rPr>
                <w:noProof/>
                <w:webHidden/>
              </w:rPr>
            </w:r>
            <w:r w:rsidR="005F6308">
              <w:rPr>
                <w:noProof/>
                <w:webHidden/>
              </w:rPr>
              <w:fldChar w:fldCharType="separate"/>
            </w:r>
            <w:r w:rsidR="005F6308">
              <w:rPr>
                <w:noProof/>
                <w:webHidden/>
              </w:rPr>
              <w:t>11</w:t>
            </w:r>
            <w:r w:rsidR="005F6308">
              <w:rPr>
                <w:noProof/>
                <w:webHidden/>
              </w:rPr>
              <w:fldChar w:fldCharType="end"/>
            </w:r>
          </w:hyperlink>
        </w:p>
        <w:p w14:paraId="19C0D0BC" w14:textId="77777777" w:rsidR="005F6308" w:rsidRDefault="00C65A5A">
          <w:pPr>
            <w:pStyle w:val="Verzeichnis1"/>
            <w:tabs>
              <w:tab w:val="right" w:leader="dot" w:pos="9062"/>
            </w:tabs>
            <w:rPr>
              <w:rFonts w:eastAsiaTheme="minorEastAsia"/>
              <w:noProof/>
              <w:lang w:eastAsia="de-CH"/>
            </w:rPr>
          </w:pPr>
          <w:hyperlink w:anchor="_Toc527613503" w:history="1">
            <w:r w:rsidR="005F6308" w:rsidRPr="00100BD9">
              <w:rPr>
                <w:rStyle w:val="Link"/>
                <w:noProof/>
              </w:rPr>
              <w:t>9. Testing</w:t>
            </w:r>
            <w:r w:rsidR="005F6308">
              <w:rPr>
                <w:noProof/>
                <w:webHidden/>
              </w:rPr>
              <w:tab/>
            </w:r>
            <w:r w:rsidR="005F6308">
              <w:rPr>
                <w:noProof/>
                <w:webHidden/>
              </w:rPr>
              <w:fldChar w:fldCharType="begin"/>
            </w:r>
            <w:r w:rsidR="005F6308">
              <w:rPr>
                <w:noProof/>
                <w:webHidden/>
              </w:rPr>
              <w:instrText xml:space="preserve"> PAGEREF _Toc527613503 \h </w:instrText>
            </w:r>
            <w:r w:rsidR="005F6308">
              <w:rPr>
                <w:noProof/>
                <w:webHidden/>
              </w:rPr>
            </w:r>
            <w:r w:rsidR="005F6308">
              <w:rPr>
                <w:noProof/>
                <w:webHidden/>
              </w:rPr>
              <w:fldChar w:fldCharType="separate"/>
            </w:r>
            <w:r w:rsidR="005F6308">
              <w:rPr>
                <w:noProof/>
                <w:webHidden/>
              </w:rPr>
              <w:t>12</w:t>
            </w:r>
            <w:r w:rsidR="005F6308">
              <w:rPr>
                <w:noProof/>
                <w:webHidden/>
              </w:rPr>
              <w:fldChar w:fldCharType="end"/>
            </w:r>
          </w:hyperlink>
        </w:p>
        <w:p w14:paraId="15147A44" w14:textId="77777777" w:rsidR="005F6308" w:rsidRDefault="00C65A5A">
          <w:pPr>
            <w:pStyle w:val="Verzeichnis1"/>
            <w:tabs>
              <w:tab w:val="right" w:leader="dot" w:pos="9062"/>
            </w:tabs>
            <w:rPr>
              <w:rFonts w:eastAsiaTheme="minorEastAsia"/>
              <w:noProof/>
              <w:lang w:eastAsia="de-CH"/>
            </w:rPr>
          </w:pPr>
          <w:hyperlink w:anchor="_Toc527613504" w:history="1">
            <w:r w:rsidR="005F6308" w:rsidRPr="00100BD9">
              <w:rPr>
                <w:rStyle w:val="Link"/>
                <w:noProof/>
              </w:rPr>
              <w:t>10. Fazit</w:t>
            </w:r>
            <w:r w:rsidR="005F6308">
              <w:rPr>
                <w:noProof/>
                <w:webHidden/>
              </w:rPr>
              <w:tab/>
            </w:r>
            <w:r w:rsidR="005F6308">
              <w:rPr>
                <w:noProof/>
                <w:webHidden/>
              </w:rPr>
              <w:fldChar w:fldCharType="begin"/>
            </w:r>
            <w:r w:rsidR="005F6308">
              <w:rPr>
                <w:noProof/>
                <w:webHidden/>
              </w:rPr>
              <w:instrText xml:space="preserve"> PAGEREF _Toc527613504 \h </w:instrText>
            </w:r>
            <w:r w:rsidR="005F6308">
              <w:rPr>
                <w:noProof/>
                <w:webHidden/>
              </w:rPr>
            </w:r>
            <w:r w:rsidR="005F6308">
              <w:rPr>
                <w:noProof/>
                <w:webHidden/>
              </w:rPr>
              <w:fldChar w:fldCharType="separate"/>
            </w:r>
            <w:r w:rsidR="005F6308">
              <w:rPr>
                <w:noProof/>
                <w:webHidden/>
              </w:rPr>
              <w:t>13</w:t>
            </w:r>
            <w:r w:rsidR="005F6308">
              <w:rPr>
                <w:noProof/>
                <w:webHidden/>
              </w:rPr>
              <w:fldChar w:fldCharType="end"/>
            </w:r>
          </w:hyperlink>
        </w:p>
        <w:p w14:paraId="4DA33E7F" w14:textId="77777777" w:rsidR="005F6308" w:rsidRDefault="00C65A5A">
          <w:pPr>
            <w:pStyle w:val="Verzeichnis1"/>
            <w:tabs>
              <w:tab w:val="right" w:leader="dot" w:pos="9062"/>
            </w:tabs>
            <w:rPr>
              <w:rFonts w:eastAsiaTheme="minorEastAsia"/>
              <w:noProof/>
              <w:lang w:eastAsia="de-CH"/>
            </w:rPr>
          </w:pPr>
          <w:hyperlink w:anchor="_Toc527613505" w:history="1">
            <w:r w:rsidR="005F6308" w:rsidRPr="00100BD9">
              <w:rPr>
                <w:rStyle w:val="Link"/>
                <w:noProof/>
              </w:rPr>
              <w:t>11. Anhang</w:t>
            </w:r>
            <w:r w:rsidR="005F6308">
              <w:rPr>
                <w:noProof/>
                <w:webHidden/>
              </w:rPr>
              <w:tab/>
            </w:r>
            <w:r w:rsidR="005F6308">
              <w:rPr>
                <w:noProof/>
                <w:webHidden/>
              </w:rPr>
              <w:fldChar w:fldCharType="begin"/>
            </w:r>
            <w:r w:rsidR="005F6308">
              <w:rPr>
                <w:noProof/>
                <w:webHidden/>
              </w:rPr>
              <w:instrText xml:space="preserve"> PAGEREF _Toc527613505 \h </w:instrText>
            </w:r>
            <w:r w:rsidR="005F6308">
              <w:rPr>
                <w:noProof/>
                <w:webHidden/>
              </w:rPr>
            </w:r>
            <w:r w:rsidR="005F6308">
              <w:rPr>
                <w:noProof/>
                <w:webHidden/>
              </w:rPr>
              <w:fldChar w:fldCharType="separate"/>
            </w:r>
            <w:r w:rsidR="005F6308">
              <w:rPr>
                <w:noProof/>
                <w:webHidden/>
              </w:rPr>
              <w:t>14</w:t>
            </w:r>
            <w:r w:rsidR="005F6308">
              <w:rPr>
                <w:noProof/>
                <w:webHidden/>
              </w:rPr>
              <w:fldChar w:fldCharType="end"/>
            </w:r>
          </w:hyperlink>
        </w:p>
        <w:p w14:paraId="0AA16608" w14:textId="77777777" w:rsidR="005F6308" w:rsidRDefault="00C65A5A">
          <w:pPr>
            <w:pStyle w:val="Verzeichnis2"/>
            <w:tabs>
              <w:tab w:val="right" w:leader="dot" w:pos="9062"/>
            </w:tabs>
            <w:rPr>
              <w:rFonts w:eastAsiaTheme="minorEastAsia"/>
              <w:noProof/>
              <w:lang w:eastAsia="de-CH"/>
            </w:rPr>
          </w:pPr>
          <w:hyperlink w:anchor="_Toc527613506" w:history="1">
            <w:r w:rsidR="005F6308" w:rsidRPr="00100BD9">
              <w:rPr>
                <w:rStyle w:val="Link"/>
                <w:noProof/>
              </w:rPr>
              <w:t>11.1 Glossar</w:t>
            </w:r>
            <w:r w:rsidR="005F6308">
              <w:rPr>
                <w:noProof/>
                <w:webHidden/>
              </w:rPr>
              <w:tab/>
            </w:r>
            <w:r w:rsidR="005F6308">
              <w:rPr>
                <w:noProof/>
                <w:webHidden/>
              </w:rPr>
              <w:fldChar w:fldCharType="begin"/>
            </w:r>
            <w:r w:rsidR="005F6308">
              <w:rPr>
                <w:noProof/>
                <w:webHidden/>
              </w:rPr>
              <w:instrText xml:space="preserve"> PAGEREF _Toc527613506 \h </w:instrText>
            </w:r>
            <w:r w:rsidR="005F6308">
              <w:rPr>
                <w:noProof/>
                <w:webHidden/>
              </w:rPr>
            </w:r>
            <w:r w:rsidR="005F6308">
              <w:rPr>
                <w:noProof/>
                <w:webHidden/>
              </w:rPr>
              <w:fldChar w:fldCharType="separate"/>
            </w:r>
            <w:r w:rsidR="005F6308">
              <w:rPr>
                <w:noProof/>
                <w:webHidden/>
              </w:rPr>
              <w:t>14</w:t>
            </w:r>
            <w:r w:rsidR="005F6308">
              <w:rPr>
                <w:noProof/>
                <w:webHidden/>
              </w:rPr>
              <w:fldChar w:fldCharType="end"/>
            </w:r>
          </w:hyperlink>
        </w:p>
        <w:p w14:paraId="6CD3F6DA" w14:textId="77777777" w:rsidR="00365ACA" w:rsidRDefault="00365ACA">
          <w:r>
            <w:rPr>
              <w:b/>
              <w:bCs/>
              <w:lang w:val="de-DE"/>
            </w:rPr>
            <w:fldChar w:fldCharType="end"/>
          </w:r>
        </w:p>
      </w:sdtContent>
    </w:sdt>
    <w:p w14:paraId="1AB20102" w14:textId="77777777" w:rsidR="00F52D16" w:rsidRDefault="00365ACA" w:rsidP="004D7A2E">
      <w:pPr>
        <w:pStyle w:val="MAberschrift1"/>
      </w:pPr>
      <w:r>
        <w:br w:type="page"/>
      </w:r>
      <w:bookmarkStart w:id="0" w:name="_Toc527613485"/>
      <w:r w:rsidR="004D7A2E">
        <w:lastRenderedPageBreak/>
        <w:t xml:space="preserve">1. </w:t>
      </w:r>
      <w:r w:rsidR="00F52D16">
        <w:t>Abstract</w:t>
      </w:r>
      <w:bookmarkEnd w:id="0"/>
    </w:p>
    <w:p w14:paraId="39DD6E49" w14:textId="77777777" w:rsidR="00824A8A" w:rsidRDefault="00824A8A" w:rsidP="00824A8A">
      <w:pPr>
        <w:pStyle w:val="MAText"/>
        <w:rPr>
          <w:ins w:id="1" w:author="Sandra Busch" w:date="2018-10-18T17:12:00Z"/>
        </w:rPr>
      </w:pPr>
      <w:r>
        <w:t xml:space="preserve">In dieser Maturaarbeit geht es um die Entwicklung eines Computerspiels mit </w:t>
      </w:r>
      <w:ins w:id="2" w:author="Sandra Busch" w:date="2018-10-18T18:59:00Z">
        <w:r w:rsidR="00134216">
          <w:t>«</w:t>
        </w:r>
      </w:ins>
      <w:r>
        <w:t>Java</w:t>
      </w:r>
      <w:ins w:id="3" w:author="Sandra Busch" w:date="2018-10-18T18:59:00Z">
        <w:r w:rsidR="00134216">
          <w:t>»</w:t>
        </w:r>
      </w:ins>
      <w:r>
        <w:t xml:space="preserve"> und der Library </w:t>
      </w:r>
      <w:ins w:id="4" w:author="Sandra Busch" w:date="2018-10-18T18:59:00Z">
        <w:r w:rsidR="00134216">
          <w:t>«</w:t>
        </w:r>
      </w:ins>
      <w:proofErr w:type="spellStart"/>
      <w:r>
        <w:t>Jeda</w:t>
      </w:r>
      <w:proofErr w:type="spellEnd"/>
      <w:ins w:id="5" w:author="Sandra Busch" w:date="2018-10-18T18:59:00Z">
        <w:r w:rsidR="00134216">
          <w:t>»</w:t>
        </w:r>
      </w:ins>
      <w:r>
        <w:t xml:space="preserve">. Das Kartenspiel Tichu wurde </w:t>
      </w:r>
      <w:del w:id="6" w:author="Sandra Busch" w:date="2018-10-18T17:12:00Z">
        <w:r w:rsidDel="00FF773D">
          <w:delText xml:space="preserve">während </w:delText>
        </w:r>
      </w:del>
      <w:ins w:id="7" w:author="Sandra Busch" w:date="2018-10-18T17:12:00Z">
        <w:r w:rsidR="00FF773D">
          <w:t xml:space="preserve">im Rahmen </w:t>
        </w:r>
      </w:ins>
      <w:r>
        <w:t xml:space="preserve">dieser Arbeit als Computerspiel mit Verwendung von Client-Server-Kommunikation und einer grafischen Oberfläche umgesetzt. </w:t>
      </w:r>
    </w:p>
    <w:p w14:paraId="7EDCC813" w14:textId="77777777" w:rsidR="00FF773D" w:rsidRDefault="00FF773D" w:rsidP="00824A8A">
      <w:pPr>
        <w:pStyle w:val="MAText"/>
      </w:pPr>
    </w:p>
    <w:p w14:paraId="76F46DC5" w14:textId="77777777" w:rsidR="00AA1306" w:rsidRDefault="00824A8A" w:rsidP="00824A8A">
      <w:pPr>
        <w:pStyle w:val="MAText"/>
        <w:rPr>
          <w:ins w:id="8" w:author="Sandra Busch" w:date="2018-10-18T19:48:00Z"/>
        </w:rPr>
      </w:pPr>
      <w:r>
        <w:t xml:space="preserve">Im Theorieteil setzt sich diese Maturaarbeit mit Client-Server-Kommunikation, dem TCP/IP-Modell und dem Delegations-Event-Modell auseinander. </w:t>
      </w:r>
      <w:commentRangeStart w:id="9"/>
      <w:ins w:id="10" w:author="Sandra Busch" w:date="2018-10-18T19:48:00Z">
        <w:r w:rsidR="00AA1306">
          <w:t xml:space="preserve">Im Praxisteil </w:t>
        </w:r>
      </w:ins>
      <w:ins w:id="11" w:author="Sandra Busch" w:date="2018-10-18T19:49:00Z">
        <w:r w:rsidR="00AA1306">
          <w:t>wird nach der Erklärung der Regeln des Ka</w:t>
        </w:r>
        <w:r w:rsidR="00AA1306">
          <w:t>r</w:t>
        </w:r>
        <w:r w:rsidR="00AA1306">
          <w:t>tenspiels Tichu die Vorgehens</w:t>
        </w:r>
      </w:ins>
      <w:ins w:id="12" w:author="Sandra Busch" w:date="2018-10-18T19:50:00Z">
        <w:r w:rsidR="00AA1306">
          <w:t>weise nach dem Wasserfallmodell erläutert, welches in dieser Arbeit umg</w:t>
        </w:r>
        <w:r w:rsidR="00AA1306">
          <w:t>e</w:t>
        </w:r>
        <w:r w:rsidR="00AA1306">
          <w:t xml:space="preserve">setzt wurde. </w:t>
        </w:r>
      </w:ins>
      <w:ins w:id="13" w:author="Sandra Busch" w:date="2018-10-18T19:53:00Z">
        <w:r w:rsidR="00AA1306">
          <w:t>In den weiteren Kapitel</w:t>
        </w:r>
      </w:ins>
      <w:ins w:id="14" w:author="Sandra Busch" w:date="2018-10-18T19:57:00Z">
        <w:r w:rsidR="009466D2">
          <w:t>n</w:t>
        </w:r>
      </w:ins>
      <w:ins w:id="15" w:author="Sandra Busch" w:date="2018-10-18T19:53:00Z">
        <w:r w:rsidR="00AA1306">
          <w:t xml:space="preserve"> </w:t>
        </w:r>
      </w:ins>
      <w:ins w:id="16" w:author="Sandra Busch" w:date="2018-10-18T19:55:00Z">
        <w:r w:rsidR="00AA1306">
          <w:t>werden</w:t>
        </w:r>
      </w:ins>
      <w:ins w:id="17" w:author="Sandra Busch" w:date="2018-10-18T19:53:00Z">
        <w:r w:rsidR="00AA1306">
          <w:t xml:space="preserve"> der Ablauf der Planung der Software</w:t>
        </w:r>
      </w:ins>
      <w:ins w:id="18" w:author="Sandra Busch" w:date="2018-10-18T19:54:00Z">
        <w:r w:rsidR="00AA1306">
          <w:t xml:space="preserve"> beschrieben, die I</w:t>
        </w:r>
        <w:r w:rsidR="00AA1306">
          <w:t>m</w:t>
        </w:r>
        <w:r w:rsidR="00AA1306">
          <w:t xml:space="preserve">plementierung der wichtigsten Programmelemente (wie Kommunikation, Spiellogik und Grafik) </w:t>
        </w:r>
      </w:ins>
      <w:ins w:id="19" w:author="Sandra Busch" w:date="2018-10-18T19:55:00Z">
        <w:r w:rsidR="00AA1306">
          <w:t>erklärt und die verwendeten Testszenarien</w:t>
        </w:r>
      </w:ins>
      <w:ins w:id="20" w:author="Sandra Busch" w:date="2018-10-18T19:56:00Z">
        <w:r w:rsidR="00AA1306">
          <w:t xml:space="preserve"> </w:t>
        </w:r>
        <w:r w:rsidR="009466D2">
          <w:t xml:space="preserve">erläutert. </w:t>
        </w:r>
        <w:commentRangeEnd w:id="9"/>
        <w:r w:rsidR="009466D2">
          <w:rPr>
            <w:rStyle w:val="Kommentarzeichen"/>
            <w:rFonts w:asciiTheme="minorHAnsi" w:hAnsiTheme="minorHAnsi"/>
          </w:rPr>
          <w:commentReference w:id="9"/>
        </w:r>
      </w:ins>
    </w:p>
    <w:p w14:paraId="1A241BED" w14:textId="77777777" w:rsidR="00824A8A" w:rsidRDefault="00824A8A" w:rsidP="00824A8A">
      <w:pPr>
        <w:pStyle w:val="MAText"/>
      </w:pPr>
      <w:commentRangeStart w:id="21"/>
      <w:r>
        <w:t xml:space="preserve">Des Weiteren werden in </w:t>
      </w:r>
      <w:del w:id="22" w:author="Sandra Busch" w:date="2018-10-18T17:13:00Z">
        <w:r w:rsidDel="00FF773D">
          <w:delText>dieser Maturaarbeit</w:delText>
        </w:r>
      </w:del>
      <w:ins w:id="23" w:author="Sandra Busch" w:date="2018-10-18T17:13:00Z">
        <w:r w:rsidR="00FF773D">
          <w:t>der vorliegenden Arbeit</w:t>
        </w:r>
      </w:ins>
      <w:r>
        <w:t xml:space="preserve"> die Regeln des Kartenspiels Tichu erklärt, die Vorg</w:t>
      </w:r>
      <w:r>
        <w:t>e</w:t>
      </w:r>
      <w:r>
        <w:t>hensweise nach dem Wasserfallmodell, welches in dieser Arbeit umgesetzt wurde, erläutert, der Ablauf der Planung der Software beschrieben, die Implementierung der wichtigsten Programmelemente wie der Kommunikation, der Spiellogik und der Grafik erklärt und die Testszenarien, nach welchen das Pr</w:t>
      </w:r>
      <w:r>
        <w:t>o</w:t>
      </w:r>
      <w:r>
        <w:t>gramm getestet wurde beschrieben.</w:t>
      </w:r>
      <w:commentRangeEnd w:id="21"/>
      <w:r w:rsidR="00FF773D">
        <w:rPr>
          <w:rStyle w:val="Kommentarzeichen"/>
          <w:rFonts w:asciiTheme="minorHAnsi" w:hAnsiTheme="minorHAnsi"/>
        </w:rPr>
        <w:commentReference w:id="21"/>
      </w:r>
    </w:p>
    <w:p w14:paraId="76500239" w14:textId="77777777" w:rsidR="00824A8A" w:rsidRDefault="00824A8A" w:rsidP="00824A8A">
      <w:pPr>
        <w:pStyle w:val="MAText"/>
        <w:rPr>
          <w:ins w:id="24" w:author="Daniel Denzler" w:date="2018-10-19T10:59:00Z"/>
        </w:rPr>
      </w:pPr>
    </w:p>
    <w:p w14:paraId="76724E92" w14:textId="77777777" w:rsidR="00DD5CF1" w:rsidRDefault="00C65A5A" w:rsidP="00C65A5A">
      <w:pPr>
        <w:pStyle w:val="MAText"/>
        <w:rPr>
          <w:ins w:id="25" w:author="Daniel Denzler" w:date="2018-10-19T11:22:00Z"/>
        </w:rPr>
      </w:pPr>
      <w:commentRangeStart w:id="26"/>
      <w:ins w:id="27" w:author="Daniel Denzler" w:date="2018-10-19T11:00:00Z">
        <w:r>
          <w:t>Des Weiteren werden in der vorliegenden Arbeit nachfolgende Punkte</w:t>
        </w:r>
      </w:ins>
      <w:ins w:id="28" w:author="Daniel Denzler" w:date="2018-10-19T11:22:00Z">
        <w:r w:rsidR="00DD5CF1">
          <w:t xml:space="preserve"> erklärt und dokumentiert:</w:t>
        </w:r>
      </w:ins>
    </w:p>
    <w:p w14:paraId="1A3D3FA3" w14:textId="77777777" w:rsidR="00DD5CF1" w:rsidRDefault="00C65A5A" w:rsidP="00DD5CF1">
      <w:pPr>
        <w:pStyle w:val="MAText"/>
        <w:numPr>
          <w:ilvl w:val="0"/>
          <w:numId w:val="5"/>
        </w:numPr>
        <w:rPr>
          <w:ins w:id="29" w:author="Daniel Denzler" w:date="2018-10-19T11:22:00Z"/>
        </w:rPr>
        <w:pPrChange w:id="30" w:author="Daniel Denzler" w:date="2018-10-19T11:24:00Z">
          <w:pPr>
            <w:pStyle w:val="MAText"/>
          </w:pPr>
        </w:pPrChange>
      </w:pPr>
      <w:ins w:id="31" w:author="Daniel Denzler" w:date="2018-10-19T11:00:00Z">
        <w:r>
          <w:t xml:space="preserve">die Regeln des Kartenspiels </w:t>
        </w:r>
        <w:proofErr w:type="spellStart"/>
        <w:r>
          <w:t>Ti</w:t>
        </w:r>
        <w:r w:rsidR="00DD5CF1">
          <w:t>chu</w:t>
        </w:r>
      </w:ins>
      <w:proofErr w:type="spellEnd"/>
    </w:p>
    <w:p w14:paraId="3ABF08C9" w14:textId="77777777" w:rsidR="00DD5CF1" w:rsidRDefault="00C65A5A" w:rsidP="00DD5CF1">
      <w:pPr>
        <w:pStyle w:val="MAText"/>
        <w:numPr>
          <w:ilvl w:val="0"/>
          <w:numId w:val="5"/>
        </w:numPr>
        <w:rPr>
          <w:ins w:id="32" w:author="Daniel Denzler" w:date="2018-10-19T11:23:00Z"/>
        </w:rPr>
        <w:pPrChange w:id="33" w:author="Daniel Denzler" w:date="2018-10-19T11:24:00Z">
          <w:pPr>
            <w:pStyle w:val="MAText"/>
          </w:pPr>
        </w:pPrChange>
      </w:pPr>
      <w:ins w:id="34" w:author="Daniel Denzler" w:date="2018-10-19T11:00:00Z">
        <w:r>
          <w:t xml:space="preserve">die Vorgehensweise </w:t>
        </w:r>
      </w:ins>
      <w:ins w:id="35" w:author="Daniel Denzler" w:date="2018-10-19T11:23:00Z">
        <w:r w:rsidR="00DD5CF1">
          <w:t xml:space="preserve">des </w:t>
        </w:r>
      </w:ins>
      <w:ins w:id="36" w:author="Daniel Denzler" w:date="2018-10-19T11:26:00Z">
        <w:r w:rsidR="00D36D04">
          <w:t>eingesetzten</w:t>
        </w:r>
      </w:ins>
      <w:ins w:id="37" w:author="Daniel Denzler" w:date="2018-10-19T11:00:00Z">
        <w:r>
          <w:t xml:space="preserve"> Wasserfallmodell</w:t>
        </w:r>
      </w:ins>
      <w:ins w:id="38" w:author="Daniel Denzler" w:date="2018-10-19T11:23:00Z">
        <w:r w:rsidR="00DD5CF1">
          <w:t>s</w:t>
        </w:r>
      </w:ins>
    </w:p>
    <w:p w14:paraId="4DC0E62E" w14:textId="77777777" w:rsidR="00DD5CF1" w:rsidRDefault="00C65A5A" w:rsidP="00DD5CF1">
      <w:pPr>
        <w:pStyle w:val="MAText"/>
        <w:numPr>
          <w:ilvl w:val="0"/>
          <w:numId w:val="5"/>
        </w:numPr>
        <w:rPr>
          <w:ins w:id="39" w:author="Daniel Denzler" w:date="2018-10-19T11:24:00Z"/>
        </w:rPr>
        <w:pPrChange w:id="40" w:author="Daniel Denzler" w:date="2018-10-19T11:24:00Z">
          <w:pPr>
            <w:pStyle w:val="MAText"/>
          </w:pPr>
        </w:pPrChange>
      </w:pPr>
      <w:ins w:id="41" w:author="Daniel Denzler" w:date="2018-10-19T11:00:00Z">
        <w:r>
          <w:t xml:space="preserve">der Ablauf der Planung der </w:t>
        </w:r>
        <w:commentRangeStart w:id="42"/>
        <w:r>
          <w:t>Software</w:t>
        </w:r>
      </w:ins>
      <w:commentRangeEnd w:id="42"/>
      <w:ins w:id="43" w:author="Daniel Denzler" w:date="2018-10-19T11:26:00Z">
        <w:r w:rsidR="00D36D04">
          <w:rPr>
            <w:rStyle w:val="Kommentarzeichen"/>
            <w:rFonts w:asciiTheme="minorHAnsi" w:hAnsiTheme="minorHAnsi"/>
          </w:rPr>
          <w:commentReference w:id="42"/>
        </w:r>
      </w:ins>
      <w:ins w:id="45" w:author="Daniel Denzler" w:date="2018-10-19T11:00:00Z">
        <w:r>
          <w:t xml:space="preserve"> </w:t>
        </w:r>
      </w:ins>
    </w:p>
    <w:p w14:paraId="7C4B4069" w14:textId="77777777" w:rsidR="00DD5CF1" w:rsidRDefault="00C65A5A" w:rsidP="00DD5CF1">
      <w:pPr>
        <w:pStyle w:val="MAText"/>
        <w:numPr>
          <w:ilvl w:val="0"/>
          <w:numId w:val="5"/>
        </w:numPr>
        <w:rPr>
          <w:ins w:id="46" w:author="Daniel Denzler" w:date="2018-10-19T11:25:00Z"/>
        </w:rPr>
        <w:pPrChange w:id="47" w:author="Daniel Denzler" w:date="2018-10-19T11:25:00Z">
          <w:pPr>
            <w:pStyle w:val="MAText"/>
          </w:pPr>
        </w:pPrChange>
      </w:pPr>
      <w:ins w:id="48" w:author="Daniel Denzler" w:date="2018-10-19T11:00:00Z">
        <w:r>
          <w:t>die Implementierung der wichtigsten Programmel</w:t>
        </w:r>
        <w:r>
          <w:t>e</w:t>
        </w:r>
        <w:r>
          <w:t>mente</w:t>
        </w:r>
      </w:ins>
      <w:ins w:id="49" w:author="Daniel Denzler" w:date="2018-10-19T11:25:00Z">
        <w:r w:rsidR="00DD5CF1">
          <w:t xml:space="preserve"> wie</w:t>
        </w:r>
      </w:ins>
    </w:p>
    <w:p w14:paraId="6DF2E3D8" w14:textId="77777777" w:rsidR="00DD5CF1" w:rsidRDefault="00C65A5A" w:rsidP="00D36D04">
      <w:pPr>
        <w:pStyle w:val="MAText"/>
        <w:numPr>
          <w:ilvl w:val="0"/>
          <w:numId w:val="6"/>
        </w:numPr>
        <w:ind w:left="851"/>
        <w:rPr>
          <w:ins w:id="50" w:author="Daniel Denzler" w:date="2018-10-19T11:24:00Z"/>
        </w:rPr>
        <w:pPrChange w:id="51" w:author="Daniel Denzler" w:date="2018-10-19T11:26:00Z">
          <w:pPr>
            <w:pStyle w:val="MAText"/>
          </w:pPr>
        </w:pPrChange>
      </w:pPr>
      <w:ins w:id="52" w:author="Daniel Denzler" w:date="2018-10-19T11:00:00Z">
        <w:r>
          <w:t xml:space="preserve">Kommunikation </w:t>
        </w:r>
      </w:ins>
    </w:p>
    <w:p w14:paraId="1A1BBE4C" w14:textId="77777777" w:rsidR="00DD5CF1" w:rsidRDefault="00C65A5A" w:rsidP="00D36D04">
      <w:pPr>
        <w:pStyle w:val="MAText"/>
        <w:numPr>
          <w:ilvl w:val="0"/>
          <w:numId w:val="6"/>
        </w:numPr>
        <w:ind w:left="851"/>
        <w:rPr>
          <w:ins w:id="53" w:author="Daniel Denzler" w:date="2018-10-19T11:24:00Z"/>
        </w:rPr>
        <w:pPrChange w:id="54" w:author="Daniel Denzler" w:date="2018-10-19T11:26:00Z">
          <w:pPr>
            <w:pStyle w:val="MAText"/>
          </w:pPr>
        </w:pPrChange>
      </w:pPr>
      <w:ins w:id="55" w:author="Daniel Denzler" w:date="2018-10-19T11:00:00Z">
        <w:r>
          <w:t>Spiellogik</w:t>
        </w:r>
      </w:ins>
    </w:p>
    <w:p w14:paraId="35602195" w14:textId="77777777" w:rsidR="00DD5CF1" w:rsidRDefault="00DD5CF1" w:rsidP="00D36D04">
      <w:pPr>
        <w:pStyle w:val="MAText"/>
        <w:numPr>
          <w:ilvl w:val="0"/>
          <w:numId w:val="6"/>
        </w:numPr>
        <w:ind w:left="851"/>
        <w:rPr>
          <w:ins w:id="56" w:author="Daniel Denzler" w:date="2018-10-19T11:24:00Z"/>
        </w:rPr>
        <w:pPrChange w:id="57" w:author="Daniel Denzler" w:date="2018-10-19T11:26:00Z">
          <w:pPr>
            <w:pStyle w:val="MAText"/>
          </w:pPr>
        </w:pPrChange>
      </w:pPr>
      <w:ins w:id="58" w:author="Daniel Denzler" w:date="2018-10-19T11:00:00Z">
        <w:r>
          <w:t>Grafik</w:t>
        </w:r>
      </w:ins>
    </w:p>
    <w:p w14:paraId="43F51EE8" w14:textId="77777777" w:rsidR="00C65A5A" w:rsidRDefault="00C65A5A" w:rsidP="00DD5CF1">
      <w:pPr>
        <w:pStyle w:val="MAText"/>
        <w:numPr>
          <w:ilvl w:val="0"/>
          <w:numId w:val="5"/>
        </w:numPr>
        <w:rPr>
          <w:ins w:id="59" w:author="Daniel Denzler" w:date="2018-10-19T11:00:00Z"/>
        </w:rPr>
        <w:pPrChange w:id="60" w:author="Daniel Denzler" w:date="2018-10-19T11:24:00Z">
          <w:pPr>
            <w:pStyle w:val="MAText"/>
          </w:pPr>
        </w:pPrChange>
      </w:pPr>
      <w:ins w:id="61" w:author="Daniel Denzler" w:date="2018-10-19T11:00:00Z">
        <w:r>
          <w:t>die Testszenarien</w:t>
        </w:r>
        <w:commentRangeEnd w:id="26"/>
        <w:r>
          <w:rPr>
            <w:rStyle w:val="Kommentarzeichen"/>
            <w:rFonts w:asciiTheme="minorHAnsi" w:hAnsiTheme="minorHAnsi"/>
          </w:rPr>
          <w:commentReference w:id="26"/>
        </w:r>
      </w:ins>
    </w:p>
    <w:p w14:paraId="2DAF7297" w14:textId="77777777" w:rsidR="00C65A5A" w:rsidRPr="00824A8A" w:rsidRDefault="00C65A5A" w:rsidP="00824A8A">
      <w:pPr>
        <w:pStyle w:val="MAText"/>
      </w:pPr>
    </w:p>
    <w:p w14:paraId="3ECBC932" w14:textId="77777777" w:rsidR="00D324AA" w:rsidRDefault="004D7A2E" w:rsidP="004D7A2E">
      <w:pPr>
        <w:pStyle w:val="MAberschrift1"/>
      </w:pPr>
      <w:bookmarkStart w:id="62" w:name="_Toc527613486"/>
      <w:r>
        <w:t xml:space="preserve">2. </w:t>
      </w:r>
      <w:r w:rsidR="00F52D16">
        <w:t>Zielsetzung</w:t>
      </w:r>
      <w:bookmarkEnd w:id="62"/>
    </w:p>
    <w:p w14:paraId="2AF261CD" w14:textId="77777777" w:rsidR="00824A8A" w:rsidRPr="006F782D" w:rsidRDefault="00824A8A" w:rsidP="00824A8A">
      <w:pPr>
        <w:pStyle w:val="MAText"/>
      </w:pPr>
      <w:r>
        <w:t xml:space="preserve">Das Ziel </w:t>
      </w:r>
      <w:del w:id="63" w:author="Sandra Busch" w:date="2018-10-18T17:18:00Z">
        <w:r w:rsidDel="00FF773D">
          <w:delText xml:space="preserve">dieser </w:delText>
        </w:r>
      </w:del>
      <w:ins w:id="64" w:author="Sandra Busch" w:date="2018-10-18T17:18:00Z">
        <w:r w:rsidR="00FF773D">
          <w:t xml:space="preserve">der vorliegenden </w:t>
        </w:r>
      </w:ins>
      <w:r>
        <w:t xml:space="preserve">Arbeit </w:t>
      </w:r>
      <w:del w:id="65" w:author="Sandra Busch" w:date="2018-10-18T17:19:00Z">
        <w:r w:rsidDel="00FF773D">
          <w:delText>ist</w:delText>
        </w:r>
      </w:del>
      <w:ins w:id="66" w:author="Sandra Busch" w:date="2018-10-18T17:19:00Z">
        <w:r w:rsidR="00FF773D">
          <w:t>war</w:t>
        </w:r>
      </w:ins>
      <w:r>
        <w:t>, ein Programm zu entwickeln</w:t>
      </w:r>
      <w:ins w:id="67" w:author="Sandra Busch" w:date="2018-10-18T17:19:00Z">
        <w:r w:rsidR="00FF773D">
          <w:t>,</w:t>
        </w:r>
      </w:ins>
      <w:r>
        <w:t xml:space="preserve"> welches vier Spielern erlaubt, zusa</w:t>
      </w:r>
      <w:r>
        <w:t>m</w:t>
      </w:r>
      <w:r>
        <w:t xml:space="preserve">men das Kartenspiel Tichu zu spielen. Das Programm soll vier Geräte mittels Client-Server-Kommunikation verbinden und eine grafische Oberfläche für das Spiel bieten. Das Programm soll nur Spielregelkonforme Spielzüge zulassen und am Ende </w:t>
      </w:r>
      <w:del w:id="68" w:author="Sandra Busch" w:date="2018-10-18T17:20:00Z">
        <w:r w:rsidDel="00FF773D">
          <w:delText xml:space="preserve">der </w:delText>
        </w:r>
      </w:del>
      <w:ins w:id="69" w:author="Sandra Busch" w:date="2018-10-18T17:20:00Z">
        <w:r w:rsidR="00FF773D">
          <w:t>jeder Spielr</w:t>
        </w:r>
      </w:ins>
      <w:del w:id="70" w:author="Sandra Busch" w:date="2018-10-18T17:20:00Z">
        <w:r w:rsidDel="00FF773D">
          <w:delText>R</w:delText>
        </w:r>
      </w:del>
      <w:r>
        <w:t>unde die Punkte der Teams zusamme</w:t>
      </w:r>
      <w:r>
        <w:t>n</w:t>
      </w:r>
      <w:r>
        <w:t xml:space="preserve">zählen. </w:t>
      </w:r>
    </w:p>
    <w:p w14:paraId="2F9EB8C2" w14:textId="77777777" w:rsidR="009B7E1A" w:rsidRPr="009B7E1A" w:rsidRDefault="009B7E1A" w:rsidP="009B7E1A">
      <w:pPr>
        <w:pStyle w:val="MAText"/>
      </w:pPr>
    </w:p>
    <w:p w14:paraId="7722C8A9" w14:textId="77777777" w:rsidR="00D324AA" w:rsidRDefault="009924B3" w:rsidP="004D7A2E">
      <w:pPr>
        <w:pStyle w:val="MAberschrift1"/>
      </w:pPr>
      <w:bookmarkStart w:id="71" w:name="_Toc527613487"/>
      <w:r>
        <w:t xml:space="preserve">3. </w:t>
      </w:r>
      <w:r w:rsidR="00023BD6">
        <w:t>Vorwort</w:t>
      </w:r>
      <w:bookmarkEnd w:id="71"/>
    </w:p>
    <w:p w14:paraId="0C78E19A" w14:textId="77777777" w:rsidR="00365ACA" w:rsidRPr="009924B3" w:rsidRDefault="00D324AA" w:rsidP="009924B3">
      <w:pPr>
        <w:rPr>
          <w:rFonts w:eastAsiaTheme="majorEastAsia" w:cstheme="majorBidi"/>
          <w:sz w:val="32"/>
          <w:szCs w:val="32"/>
        </w:rPr>
      </w:pPr>
      <w:r>
        <w:br w:type="page"/>
      </w:r>
    </w:p>
    <w:p w14:paraId="14737B22" w14:textId="77777777" w:rsidR="00DA7F9F" w:rsidRDefault="004D7A2E" w:rsidP="004D7A2E">
      <w:pPr>
        <w:pStyle w:val="MAberschrift1"/>
      </w:pPr>
      <w:bookmarkStart w:id="72" w:name="_Toc527613488"/>
      <w:r>
        <w:lastRenderedPageBreak/>
        <w:t xml:space="preserve">4. </w:t>
      </w:r>
      <w:r w:rsidR="00DA7F9F">
        <w:t>Theorie</w:t>
      </w:r>
      <w:bookmarkEnd w:id="72"/>
    </w:p>
    <w:p w14:paraId="2D4784F2" w14:textId="77777777" w:rsidR="00824A8A" w:rsidRDefault="00824A8A" w:rsidP="00824A8A">
      <w:pPr>
        <w:pStyle w:val="MAberschrift2"/>
      </w:pPr>
      <w:bookmarkStart w:id="73" w:name="_Toc527613489"/>
      <w:r>
        <w:t>4.1 TCP/IP</w:t>
      </w:r>
      <w:bookmarkEnd w:id="73"/>
    </w:p>
    <w:p w14:paraId="2BC3F73B" w14:textId="77777777" w:rsidR="00824A8A" w:rsidRDefault="00824A8A" w:rsidP="00824A8A">
      <w:pPr>
        <w:pStyle w:val="MAText"/>
        <w:rPr>
          <w:ins w:id="74" w:author="Sandra Busch" w:date="2018-10-18T18:15:00Z"/>
        </w:rPr>
      </w:pPr>
      <w:bookmarkStart w:id="75" w:name="_Hlk527482078"/>
      <w:r>
        <w:t>TCP/IP steht für Transmission Control Protocol/Internet Protocol und ist eine Familie von Netzwer</w:t>
      </w:r>
      <w:r>
        <w:t>k</w:t>
      </w:r>
      <w:r>
        <w:t>protokollen. Wegen ihrer Wichtigkeit für das Internet, wir</w:t>
      </w:r>
      <w:ins w:id="76" w:author="Daniel Denzler" w:date="2018-10-19T16:49:00Z">
        <w:r w:rsidR="008735BE">
          <w:t>d</w:t>
        </w:r>
      </w:ins>
      <w:r>
        <w:t xml:space="preserve">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w:t>
      </w:r>
      <w:proofErr w:type="spellStart"/>
      <w:r>
        <w:t>AppleTalk</w:t>
      </w:r>
      <w:proofErr w:type="spellEnd"/>
      <w:r>
        <w:t xml:space="preserve"> für Apple oder </w:t>
      </w:r>
      <w:proofErr w:type="spellStart"/>
      <w:r>
        <w:t>netBEUI</w:t>
      </w:r>
      <w:proofErr w:type="spellEnd"/>
      <w:r>
        <w:t xml:space="preserve"> für Windows, setzte TCP/IP sich vor allem wegen seiner Flexibilität durch und auch wegen der Verbreitung des Internets, welches ebenfalls IP-Adressen braucht. </w:t>
      </w:r>
      <w:bookmarkEnd w:id="75"/>
      <w:r>
        <w:rPr>
          <w:rStyle w:val="Funotenzeichen"/>
        </w:rPr>
        <w:footnoteReference w:id="1"/>
      </w:r>
      <w:r w:rsidRPr="00824A8A">
        <w:t xml:space="preserve"> </w:t>
      </w:r>
      <w:r>
        <w:t>«Kommunikation wird in Rechnernetzen durch Netzwerkprotokolle umgesetzt und in der Praxis in funktionale Schichten (</w:t>
      </w:r>
      <w:proofErr w:type="spellStart"/>
      <w:r>
        <w:rPr>
          <w:i/>
          <w:iCs/>
        </w:rPr>
        <w:t>layer</w:t>
      </w:r>
      <w:proofErr w:type="spellEnd"/>
      <w:r>
        <w:t>) unterteilt.»</w:t>
      </w:r>
      <w:r>
        <w:rPr>
          <w:rStyle w:val="Funotenzeichen"/>
        </w:rPr>
        <w:footnoteReference w:id="2"/>
      </w:r>
      <w:r>
        <w:t xml:space="preserve"> Dabei </w:t>
      </w:r>
      <w:del w:id="77" w:author="Sandra Busch" w:date="2018-10-18T18:17:00Z">
        <w:r w:rsidDel="00C075AA">
          <w:delText xml:space="preserve">wird </w:delText>
        </w:r>
      </w:del>
      <w:ins w:id="78" w:author="Sandra Busch" w:date="2018-10-18T18:17:00Z">
        <w:r w:rsidR="00C075AA">
          <w:t xml:space="preserve">werden </w:t>
        </w:r>
      </w:ins>
      <w:r>
        <w:t>das Internet und die Internetprot</w:t>
      </w:r>
      <w:r>
        <w:t>o</w:t>
      </w:r>
      <w:r>
        <w:t>kollfamilie nach dem TCP/IP-Referenzmodell gegliedert. Das TCP/IP-Referenzmodell besteht aus vier Schichten, die aufeinander aufbauen. Das TCP/IP-Referenzmodell besteht aus der Anwendungsschicht, der Transportschicht, der Internetschicht und der Netzzugangsschicht. In der untenstehenden Tabelle sind die einzelnen Schichten und die dazugehörigen Protokolle, die bei dieser Arbeit benutzt wurden, abgebildet.</w:t>
      </w:r>
    </w:p>
    <w:p w14:paraId="17F05892" w14:textId="77777777" w:rsidR="00C075AA" w:rsidRDefault="00C075AA" w:rsidP="00824A8A">
      <w:pPr>
        <w:pStyle w:val="MAText"/>
      </w:pPr>
    </w:p>
    <w:tbl>
      <w:tblPr>
        <w:tblStyle w:val="Tabellenraster"/>
        <w:tblW w:w="0" w:type="auto"/>
        <w:tblLook w:val="04A0" w:firstRow="1" w:lastRow="0" w:firstColumn="1" w:lastColumn="0" w:noHBand="0" w:noVBand="1"/>
      </w:tblPr>
      <w:tblGrid>
        <w:gridCol w:w="4531"/>
        <w:gridCol w:w="4531"/>
      </w:tblGrid>
      <w:tr w:rsidR="00824A8A" w:rsidRPr="00C075AA" w14:paraId="44C1A3CA"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7A828D1C" w14:textId="77777777" w:rsidR="00824A8A" w:rsidRPr="00C075AA" w:rsidRDefault="00824A8A">
            <w:pPr>
              <w:pStyle w:val="MAText"/>
              <w:spacing w:before="40" w:after="40"/>
              <w:rPr>
                <w:b/>
                <w:rPrChange w:id="79" w:author="Sandra Busch" w:date="2018-10-18T18:18:00Z">
                  <w:rPr/>
                </w:rPrChange>
              </w:rPr>
              <w:pPrChange w:id="80" w:author="Sandra Busch" w:date="2018-10-18T18:18:00Z">
                <w:pPr>
                  <w:pStyle w:val="MAText"/>
                </w:pPr>
              </w:pPrChange>
            </w:pPr>
            <w:commentRangeStart w:id="81"/>
            <w:r w:rsidRPr="00C075AA">
              <w:rPr>
                <w:b/>
                <w:rPrChange w:id="82" w:author="Sandra Busch" w:date="2018-10-18T18:18:00Z">
                  <w:rPr/>
                </w:rPrChange>
              </w:rPr>
              <w:t>TCP</w:t>
            </w:r>
            <w:commentRangeEnd w:id="81"/>
            <w:r w:rsidR="00134216">
              <w:rPr>
                <w:rStyle w:val="Kommentarzeichen"/>
                <w:rFonts w:asciiTheme="minorHAnsi" w:hAnsiTheme="minorHAnsi"/>
              </w:rPr>
              <w:commentReference w:id="81"/>
            </w:r>
            <w:r w:rsidRPr="00C075AA">
              <w:rPr>
                <w:b/>
                <w:rPrChange w:id="83" w:author="Sandra Busch" w:date="2018-10-18T18:18:00Z">
                  <w:rPr/>
                </w:rPrChange>
              </w:rPr>
              <w:t>/IP-Schicht</w:t>
            </w:r>
          </w:p>
        </w:tc>
        <w:tc>
          <w:tcPr>
            <w:tcW w:w="4531" w:type="dxa"/>
            <w:tcBorders>
              <w:top w:val="single" w:sz="4" w:space="0" w:color="auto"/>
              <w:left w:val="single" w:sz="4" w:space="0" w:color="auto"/>
              <w:bottom w:val="single" w:sz="4" w:space="0" w:color="auto"/>
              <w:right w:val="single" w:sz="4" w:space="0" w:color="auto"/>
            </w:tcBorders>
            <w:hideMark/>
          </w:tcPr>
          <w:p w14:paraId="7D6C7496" w14:textId="77777777" w:rsidR="00824A8A" w:rsidRPr="00C075AA" w:rsidRDefault="00824A8A">
            <w:pPr>
              <w:pStyle w:val="MAText"/>
              <w:spacing w:before="40" w:after="40"/>
              <w:rPr>
                <w:b/>
                <w:rPrChange w:id="84" w:author="Sandra Busch" w:date="2018-10-18T18:18:00Z">
                  <w:rPr/>
                </w:rPrChange>
              </w:rPr>
              <w:pPrChange w:id="85" w:author="Sandra Busch" w:date="2018-10-18T18:18:00Z">
                <w:pPr>
                  <w:pStyle w:val="MAText"/>
                </w:pPr>
              </w:pPrChange>
            </w:pPr>
            <w:commentRangeStart w:id="86"/>
            <w:r w:rsidRPr="00C075AA">
              <w:rPr>
                <w:b/>
                <w:rPrChange w:id="87" w:author="Sandra Busch" w:date="2018-10-18T18:18:00Z">
                  <w:rPr/>
                </w:rPrChange>
              </w:rPr>
              <w:t>Protokoll</w:t>
            </w:r>
            <w:commentRangeEnd w:id="86"/>
            <w:r w:rsidR="00042CF1">
              <w:rPr>
                <w:rStyle w:val="Kommentarzeichen"/>
                <w:rFonts w:asciiTheme="minorHAnsi" w:hAnsiTheme="minorHAnsi"/>
              </w:rPr>
              <w:commentReference w:id="86"/>
            </w:r>
          </w:p>
        </w:tc>
      </w:tr>
      <w:tr w:rsidR="00824A8A" w14:paraId="65321CC1"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3B55B9E" w14:textId="77777777" w:rsidR="00824A8A" w:rsidRDefault="00824A8A">
            <w:pPr>
              <w:pStyle w:val="MAText"/>
              <w:spacing w:before="40" w:after="40"/>
              <w:pPrChange w:id="88" w:author="Sandra Busch" w:date="2018-10-18T18:18:00Z">
                <w:pPr>
                  <w:pStyle w:val="MAText"/>
                </w:pPr>
              </w:pPrChange>
            </w:pPr>
            <w:r>
              <w:t>Anwendung</w:t>
            </w:r>
          </w:p>
        </w:tc>
        <w:tc>
          <w:tcPr>
            <w:tcW w:w="4531" w:type="dxa"/>
            <w:tcBorders>
              <w:top w:val="single" w:sz="4" w:space="0" w:color="auto"/>
              <w:left w:val="single" w:sz="4" w:space="0" w:color="auto"/>
              <w:bottom w:val="single" w:sz="4" w:space="0" w:color="auto"/>
              <w:right w:val="single" w:sz="4" w:space="0" w:color="auto"/>
            </w:tcBorders>
            <w:hideMark/>
          </w:tcPr>
          <w:p w14:paraId="6F889111" w14:textId="77777777" w:rsidR="00824A8A" w:rsidRDefault="00824A8A">
            <w:pPr>
              <w:pStyle w:val="MAText"/>
              <w:spacing w:before="40" w:after="40"/>
              <w:pPrChange w:id="89" w:author="Sandra Busch" w:date="2018-10-18T18:18:00Z">
                <w:pPr>
                  <w:pStyle w:val="MAText"/>
                </w:pPr>
              </w:pPrChange>
            </w:pPr>
            <w:r>
              <w:t>Tichu-Protokoll</w:t>
            </w:r>
          </w:p>
        </w:tc>
      </w:tr>
      <w:tr w:rsidR="00824A8A" w14:paraId="6655DEED"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4E860163" w14:textId="77777777" w:rsidR="00824A8A" w:rsidRDefault="00824A8A">
            <w:pPr>
              <w:pStyle w:val="MAText"/>
              <w:spacing w:before="40" w:after="40"/>
              <w:pPrChange w:id="90" w:author="Sandra Busch" w:date="2018-10-18T18:18:00Z">
                <w:pPr>
                  <w:pStyle w:val="MAText"/>
                </w:pPr>
              </w:pPrChange>
            </w:pPr>
            <w:r>
              <w:t>Transport</w:t>
            </w:r>
          </w:p>
        </w:tc>
        <w:tc>
          <w:tcPr>
            <w:tcW w:w="4531" w:type="dxa"/>
            <w:tcBorders>
              <w:top w:val="single" w:sz="4" w:space="0" w:color="auto"/>
              <w:left w:val="single" w:sz="4" w:space="0" w:color="auto"/>
              <w:bottom w:val="single" w:sz="4" w:space="0" w:color="auto"/>
              <w:right w:val="single" w:sz="4" w:space="0" w:color="auto"/>
            </w:tcBorders>
            <w:hideMark/>
          </w:tcPr>
          <w:p w14:paraId="05F014AD" w14:textId="77777777" w:rsidR="00824A8A" w:rsidRDefault="00824A8A">
            <w:pPr>
              <w:pStyle w:val="MAText"/>
              <w:spacing w:before="40" w:after="40"/>
              <w:pPrChange w:id="91" w:author="Sandra Busch" w:date="2018-10-18T18:18:00Z">
                <w:pPr>
                  <w:pStyle w:val="MAText"/>
                </w:pPr>
              </w:pPrChange>
            </w:pPr>
            <w:r>
              <w:t>TCP</w:t>
            </w:r>
          </w:p>
        </w:tc>
      </w:tr>
      <w:tr w:rsidR="00824A8A" w14:paraId="172DFAA0"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07561F24" w14:textId="77777777" w:rsidR="00824A8A" w:rsidRDefault="00824A8A">
            <w:pPr>
              <w:pStyle w:val="MAText"/>
              <w:spacing w:before="40" w:after="40"/>
              <w:pPrChange w:id="92" w:author="Sandra Busch" w:date="2018-10-18T18:18:00Z">
                <w:pPr>
                  <w:pStyle w:val="MAText"/>
                </w:pPr>
              </w:pPrChange>
            </w:pPr>
            <w:r>
              <w:t>Internet</w:t>
            </w:r>
          </w:p>
        </w:tc>
        <w:tc>
          <w:tcPr>
            <w:tcW w:w="4531" w:type="dxa"/>
            <w:tcBorders>
              <w:top w:val="single" w:sz="4" w:space="0" w:color="auto"/>
              <w:left w:val="single" w:sz="4" w:space="0" w:color="auto"/>
              <w:bottom w:val="single" w:sz="4" w:space="0" w:color="auto"/>
              <w:right w:val="single" w:sz="4" w:space="0" w:color="auto"/>
            </w:tcBorders>
            <w:hideMark/>
          </w:tcPr>
          <w:p w14:paraId="0DF550EB" w14:textId="77777777" w:rsidR="00824A8A" w:rsidRDefault="00824A8A">
            <w:pPr>
              <w:pStyle w:val="MAText"/>
              <w:spacing w:before="40" w:after="40"/>
              <w:pPrChange w:id="93" w:author="Sandra Busch" w:date="2018-10-18T18:18:00Z">
                <w:pPr>
                  <w:pStyle w:val="MAText"/>
                </w:pPr>
              </w:pPrChange>
            </w:pPr>
            <w:r>
              <w:t>IP</w:t>
            </w:r>
          </w:p>
        </w:tc>
      </w:tr>
      <w:tr w:rsidR="00824A8A" w14:paraId="1902B93C"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9F488E4" w14:textId="77777777" w:rsidR="00824A8A" w:rsidRDefault="00824A8A">
            <w:pPr>
              <w:pStyle w:val="MAText"/>
              <w:spacing w:before="40" w:after="40"/>
              <w:pPrChange w:id="94" w:author="Sandra Busch" w:date="2018-10-18T18:18:00Z">
                <w:pPr>
                  <w:pStyle w:val="MAText"/>
                </w:pPr>
              </w:pPrChange>
            </w:pPr>
            <w:r>
              <w:t>Netzzugang</w:t>
            </w:r>
          </w:p>
        </w:tc>
        <w:tc>
          <w:tcPr>
            <w:tcW w:w="4531" w:type="dxa"/>
            <w:tcBorders>
              <w:top w:val="single" w:sz="4" w:space="0" w:color="auto"/>
              <w:left w:val="single" w:sz="4" w:space="0" w:color="auto"/>
              <w:bottom w:val="single" w:sz="4" w:space="0" w:color="auto"/>
              <w:right w:val="single" w:sz="4" w:space="0" w:color="auto"/>
            </w:tcBorders>
            <w:hideMark/>
          </w:tcPr>
          <w:p w14:paraId="15347895" w14:textId="77777777" w:rsidR="00824A8A" w:rsidRDefault="00824A8A">
            <w:pPr>
              <w:pStyle w:val="MAText"/>
              <w:spacing w:before="40" w:after="40"/>
              <w:pPrChange w:id="95" w:author="Sandra Busch" w:date="2018-10-18T18:18:00Z">
                <w:pPr>
                  <w:pStyle w:val="MAText"/>
                </w:pPr>
              </w:pPrChange>
            </w:pPr>
            <w:r>
              <w:t>Ethernet/WLAN</w:t>
            </w:r>
          </w:p>
        </w:tc>
      </w:tr>
    </w:tbl>
    <w:p w14:paraId="1888E2C1" w14:textId="77777777" w:rsidR="00824A8A" w:rsidRDefault="00824A8A" w:rsidP="00824A8A">
      <w:pPr>
        <w:pStyle w:val="MAText"/>
      </w:pPr>
    </w:p>
    <w:p w14:paraId="566FC32E" w14:textId="77777777" w:rsidR="00824A8A" w:rsidRPr="00824A8A" w:rsidRDefault="00824A8A" w:rsidP="00824A8A">
      <w:pPr>
        <w:pStyle w:val="MAText"/>
      </w:pPr>
    </w:p>
    <w:p w14:paraId="189F96FA" w14:textId="77777777" w:rsidR="00DA7F9F" w:rsidRDefault="00DA7F9F" w:rsidP="00B13DF5">
      <w:pPr>
        <w:pStyle w:val="MAberschrift2"/>
      </w:pPr>
      <w:bookmarkStart w:id="96" w:name="_Toc527613490"/>
      <w:r>
        <w:t>4.</w:t>
      </w:r>
      <w:r w:rsidR="00824A8A">
        <w:t>2</w:t>
      </w:r>
      <w:r w:rsidR="00B13DF5">
        <w:t xml:space="preserve"> </w:t>
      </w:r>
      <w:r>
        <w:t>Client-</w:t>
      </w:r>
      <w:r w:rsidRPr="00023BD6">
        <w:t>Server</w:t>
      </w:r>
      <w:r>
        <w:t>-Kommunikation</w:t>
      </w:r>
      <w:bookmarkEnd w:id="96"/>
    </w:p>
    <w:p w14:paraId="3D6FB170" w14:textId="77777777" w:rsidR="00DA7F9F" w:rsidRDefault="00853FDC" w:rsidP="00DA7F9F">
      <w:pPr>
        <w:pStyle w:val="MAText"/>
      </w:pPr>
      <w:r>
        <w:rPr>
          <w:noProof/>
          <w:lang w:val="de-DE" w:eastAsia="de-DE"/>
        </w:rPr>
        <mc:AlternateContent>
          <mc:Choice Requires="wps">
            <w:drawing>
              <wp:anchor distT="0" distB="0" distL="114300" distR="114300" simplePos="0" relativeHeight="251691008" behindDoc="0" locked="0" layoutInCell="1" allowOverlap="1" wp14:anchorId="598F61D1" wp14:editId="6CA876D9">
                <wp:simplePos x="0" y="0"/>
                <wp:positionH relativeFrom="column">
                  <wp:posOffset>4008120</wp:posOffset>
                </wp:positionH>
                <wp:positionV relativeFrom="paragraph">
                  <wp:posOffset>2440940</wp:posOffset>
                </wp:positionV>
                <wp:extent cx="1752600" cy="37909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1752600" cy="379095"/>
                        </a:xfrm>
                        <a:prstGeom prst="rect">
                          <a:avLst/>
                        </a:prstGeom>
                        <a:solidFill>
                          <a:prstClr val="white"/>
                        </a:solidFill>
                        <a:ln>
                          <a:noFill/>
                        </a:ln>
                      </wps:spPr>
                      <wps:txbx>
                        <w:txbxContent>
                          <w:p w14:paraId="69E7F87C" w14:textId="77777777" w:rsidR="0096146D" w:rsidRPr="00DF1E9C" w:rsidRDefault="0096146D" w:rsidP="00853FDC">
                            <w:pPr>
                              <w:pStyle w:val="MABildunterschrift"/>
                              <w:rPr>
                                <w:rFonts w:eastAsiaTheme="minorHAnsi"/>
                                <w:noProof/>
                              </w:rPr>
                            </w:pPr>
                            <w:r>
                              <w:t xml:space="preserve">Abbildung </w:t>
                            </w:r>
                            <w:fldSimple w:instr=" SEQ Abbildung \* ARABIC ">
                              <w:r>
                                <w:rPr>
                                  <w:noProof/>
                                </w:rPr>
                                <w:t>1</w:t>
                              </w:r>
                            </w:fldSimple>
                            <w:r>
                              <w:t>: Beispiel eines Client-Server-Aufbaus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3" o:spid="_x0000_s1026" type="#_x0000_t202" style="position:absolute;left:0;text-align:left;margin-left:315.6pt;margin-top:192.2pt;width:138pt;height:29.8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" stroked="f">
                <v:textbox style="mso-fit-shape-to-text:t" inset="0,0,0,0">
                  <w:txbxContent>
                    <w:p w14:paraId="69E7F87C" w14:textId="77777777" w:rsidR="0096146D" w:rsidRPr="00DF1E9C" w:rsidRDefault="0096146D" w:rsidP="00853FDC">
                      <w:pPr>
                        <w:pStyle w:val="MABildunterschrift"/>
                        <w:rPr>
                          <w:rFonts w:eastAsiaTheme="minorHAnsi"/>
                          <w:noProof/>
                        </w:rPr>
                      </w:pPr>
                      <w:r>
                        <w:t xml:space="preserve">Abbildung </w:t>
                      </w:r>
                      <w:fldSimple w:instr=" SEQ Abbildung \* ARABIC ">
                        <w:r>
                          <w:rPr>
                            <w:noProof/>
                          </w:rPr>
                          <w:t>1</w:t>
                        </w:r>
                      </w:fldSimple>
                      <w:r>
                        <w:t>: Beispiel eines Client-Server-Aufbaus</w:t>
                      </w:r>
                    </w:p>
                  </w:txbxContent>
                </v:textbox>
                <w10:wrap type="square"/>
              </v:shape>
            </w:pict>
          </mc:Fallback>
        </mc:AlternateContent>
      </w:r>
      <w:r w:rsidR="00DA7F9F">
        <w:rPr>
          <w:noProof/>
          <w:lang w:val="de-DE" w:eastAsia="de-DE"/>
        </w:rPr>
        <w:drawing>
          <wp:anchor distT="0" distB="0" distL="114300" distR="114300" simplePos="0" relativeHeight="251671552" behindDoc="0" locked="0" layoutInCell="1" allowOverlap="1" wp14:anchorId="15E46091" wp14:editId="7559465B">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10">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rsidR="00DA7F9F">
        <w:t>Wann immer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w:t>
      </w:r>
      <w:r w:rsidR="00DA7F9F">
        <w:t>i</w:t>
      </w:r>
      <w:r w:rsidR="00DA7F9F">
        <w:t xml:space="preserve">ents reagiert und antwortet. Beim </w:t>
      </w:r>
      <w:del w:id="97" w:author="Sandra Busch" w:date="2018-10-18T18:19:00Z">
        <w:r w:rsidR="00DA7F9F" w:rsidDel="00C075AA">
          <w:delText xml:space="preserve">Beispiel des </w:delText>
        </w:r>
      </w:del>
      <w:proofErr w:type="spellStart"/>
      <w:r w:rsidR="00DA7F9F">
        <w:t>Tichuspiel</w:t>
      </w:r>
      <w:proofErr w:type="spellEnd"/>
      <w:del w:id="98" w:author="Sandra Busch" w:date="2018-10-18T19:02:00Z">
        <w:r w:rsidR="00DA7F9F" w:rsidDel="00AA4150">
          <w:delText>s</w:delText>
        </w:r>
      </w:del>
      <w:r w:rsidR="00DA7F9F">
        <w:t xml:space="preserve"> sendet der Client </w:t>
      </w:r>
      <w:ins w:id="99" w:author="Sandra Busch" w:date="2018-10-18T18:19:00Z">
        <w:r w:rsidR="00C075AA">
          <w:t>be</w:t>
        </w:r>
        <w:r w:rsidR="00C075AA">
          <w:t>i</w:t>
        </w:r>
        <w:r w:rsidR="00C075AA">
          <w:t xml:space="preserve">spielsweise </w:t>
        </w:r>
      </w:ins>
      <w:r w:rsidR="00DA7F9F">
        <w:t>eine Anfrage an den Se</w:t>
      </w:r>
      <w:r w:rsidR="00DA7F9F">
        <w:t>r</w:t>
      </w:r>
      <w:r w:rsidR="00DA7F9F">
        <w:t xml:space="preserve">ver, ob die vom Spieler gewählten Karten eine gültige Kombination ergeben, worauf der Server </w:t>
      </w:r>
      <w:r w:rsidR="007B2C30">
        <w:t>die Anfr</w:t>
      </w:r>
      <w:r w:rsidR="007B2C30">
        <w:t>a</w:t>
      </w:r>
      <w:r w:rsidR="007B2C30">
        <w:t xml:space="preserve">ge </w:t>
      </w:r>
      <w:r w:rsidR="00DA7F9F">
        <w:t>überprüft und die Antwort an den Client zurückschickt. Der Server wartet immer auf einem vordefinierten Port auf eine Anfrage des Cl</w:t>
      </w:r>
      <w:r w:rsidR="00DA7F9F">
        <w:t>i</w:t>
      </w:r>
      <w:r w:rsidR="00DA7F9F">
        <w:t>ents, wobei allen Clients, die mit dem Server interagieren wollen, der Port bekannt sein muss. Die Portnummer</w:t>
      </w:r>
      <w:ins w:id="100" w:author="Sandra Busch" w:date="2018-10-18T18:20:00Z">
        <w:r w:rsidR="00C075AA">
          <w:t>n</w:t>
        </w:r>
      </w:ins>
      <w:r w:rsidR="00DA7F9F">
        <w:t xml:space="preserve"> gehen von 0 bis 65535, wovon die Ports </w:t>
      </w:r>
      <w:commentRangeStart w:id="101"/>
      <w:r w:rsidR="00DA7F9F">
        <w:t>0 bis 1023 für Sy</w:t>
      </w:r>
      <w:r w:rsidR="00DA7F9F">
        <w:t>s</w:t>
      </w:r>
      <w:r w:rsidR="00DA7F9F">
        <w:t xml:space="preserve">temdienste </w:t>
      </w:r>
      <w:commentRangeEnd w:id="101"/>
      <w:r w:rsidR="00202BDD">
        <w:rPr>
          <w:rStyle w:val="Kommentarzeichen"/>
          <w:rFonts w:asciiTheme="minorHAnsi" w:hAnsiTheme="minorHAnsi"/>
        </w:rPr>
        <w:commentReference w:id="101"/>
      </w:r>
      <w:r w:rsidR="00DA7F9F">
        <w:t xml:space="preserve">reserviert sind und nicht anders gebraucht werden dürfen. </w:t>
      </w:r>
      <w:r w:rsidR="009924B3">
        <w:rPr>
          <w:rStyle w:val="Funotenzeichen"/>
        </w:rPr>
        <w:footnoteReference w:id="3"/>
      </w:r>
    </w:p>
    <w:p w14:paraId="00F6ED82" w14:textId="77777777" w:rsidR="008063D1" w:rsidRDefault="008063D1" w:rsidP="00DA7F9F">
      <w:pPr>
        <w:pStyle w:val="MAText"/>
      </w:pPr>
    </w:p>
    <w:p w14:paraId="1C024336" w14:textId="77777777" w:rsidR="00824A8A" w:rsidRDefault="00824A8A">
      <w:pPr>
        <w:rPr>
          <w:rFonts w:ascii="Garamond" w:hAnsi="Garamond"/>
        </w:rPr>
      </w:pPr>
      <w:r>
        <w:br w:type="page"/>
      </w:r>
    </w:p>
    <w:p w14:paraId="1DD91DD3" w14:textId="77777777" w:rsidR="009B7E1A" w:rsidRPr="002B6DD6" w:rsidRDefault="009B7E1A" w:rsidP="002B6DD6">
      <w:pPr>
        <w:pStyle w:val="MAText"/>
      </w:pPr>
    </w:p>
    <w:p w14:paraId="2D59F744" w14:textId="77777777" w:rsidR="00DA7F9F" w:rsidRPr="00DA7F9F" w:rsidRDefault="00DA7F9F" w:rsidP="00B13DF5">
      <w:pPr>
        <w:pStyle w:val="MAberschrift2"/>
      </w:pPr>
      <w:bookmarkStart w:id="102" w:name="_Toc527613491"/>
      <w:r w:rsidRPr="00DA7F9F">
        <w:t>4.3</w:t>
      </w:r>
      <w:r w:rsidR="00B13DF5">
        <w:t xml:space="preserve"> </w:t>
      </w:r>
      <w:r w:rsidRPr="00DA7F9F">
        <w:t>Delegations-Eventmodell</w:t>
      </w:r>
      <w:bookmarkEnd w:id="102"/>
    </w:p>
    <w:p w14:paraId="6F6FB218" w14:textId="77777777" w:rsidR="00824A8A" w:rsidRDefault="00824A8A" w:rsidP="00824A8A">
      <w:pPr>
        <w:pStyle w:val="MAText"/>
      </w:pPr>
      <w:r>
        <w:t>Sobald ein Programm nicht mehr sequentiell abläuft, da es auf Ereignisse, wie Tastatur- oder Mauseing</w:t>
      </w:r>
      <w:r>
        <w:t>a</w:t>
      </w:r>
      <w:r>
        <w:t xml:space="preserve">ben, wartet, wird es als ereignisgesteuertes Programm bezeichnet. Ereignisgesteuerte Programme haben Methoden, die inaktiv sind, bis ein bestimmtes Event sie aktiviert. Solche Methoden nennt man </w:t>
      </w:r>
      <w:proofErr w:type="spellStart"/>
      <w:r>
        <w:t>Callbac</w:t>
      </w:r>
      <w:r>
        <w:t>k</w:t>
      </w:r>
      <w:r>
        <w:t>methoden</w:t>
      </w:r>
      <w:proofErr w:type="spellEnd"/>
      <w:r>
        <w:t xml:space="preserve">. Ein Programm, welches </w:t>
      </w:r>
      <w:proofErr w:type="spellStart"/>
      <w:r>
        <w:t>Callbackmethoden</w:t>
      </w:r>
      <w:proofErr w:type="spellEnd"/>
      <w:r>
        <w:t xml:space="preserve"> verwenden will, muss einen </w:t>
      </w:r>
      <w:proofErr w:type="spellStart"/>
      <w:r>
        <w:t>Eventlistener</w:t>
      </w:r>
      <w:proofErr w:type="spellEnd"/>
      <w:r>
        <w:t xml:space="preserve"> impl</w:t>
      </w:r>
      <w:r>
        <w:t>e</w:t>
      </w:r>
      <w:r>
        <w:t xml:space="preserve">mentieren, wodurch beim Auftreten des erwarteten Events die zugehörige </w:t>
      </w:r>
      <w:proofErr w:type="spellStart"/>
      <w:r>
        <w:t>Callbackmethode</w:t>
      </w:r>
      <w:proofErr w:type="spellEnd"/>
      <w:r>
        <w:t xml:space="preserve"> auf</w:t>
      </w:r>
      <w:ins w:id="103" w:author="Sandra Busch" w:date="2018-10-18T18:21:00Z">
        <w:r w:rsidR="00C075AA">
          <w:t>ge</w:t>
        </w:r>
      </w:ins>
      <w:r>
        <w:t xml:space="preserve">rufen werden kann. Die </w:t>
      </w:r>
      <w:proofErr w:type="spellStart"/>
      <w:r>
        <w:t>Callbackmethode</w:t>
      </w:r>
      <w:proofErr w:type="spellEnd"/>
      <w:r>
        <w:t xml:space="preserve"> wird in der Klasse</w:t>
      </w:r>
      <w:ins w:id="104" w:author="Sandra Busch" w:date="2018-10-18T18:21:00Z">
        <w:r w:rsidR="00C075AA">
          <w:t xml:space="preserve"> deklariert</w:t>
        </w:r>
      </w:ins>
      <w:r>
        <w:t xml:space="preserve">, welche den </w:t>
      </w:r>
      <w:proofErr w:type="spellStart"/>
      <w:r>
        <w:t>Eventlistener</w:t>
      </w:r>
      <w:proofErr w:type="spellEnd"/>
      <w:r>
        <w:t xml:space="preserve"> implementiert</w:t>
      </w:r>
      <w:del w:id="105" w:author="Sandra Busch" w:date="2018-10-18T18:21:00Z">
        <w:r w:rsidDel="00C075AA">
          <w:delText xml:space="preserve"> deklariert</w:delText>
        </w:r>
      </w:del>
      <w:r>
        <w:t xml:space="preserve">, wodurch selbst bestimmt werden kann, was passieren soll, sobald die </w:t>
      </w:r>
      <w:proofErr w:type="spellStart"/>
      <w:r>
        <w:t>Callbackmethode</w:t>
      </w:r>
      <w:proofErr w:type="spellEnd"/>
      <w:r>
        <w:t xml:space="preserve"> aufgerufen wird. Im </w:t>
      </w:r>
      <w:proofErr w:type="spellStart"/>
      <w:r>
        <w:t>Tichuprogramm</w:t>
      </w:r>
      <w:proofErr w:type="spellEnd"/>
      <w:r>
        <w:t xml:space="preserve"> wird zum Beispiel zum Markieren der Karten der </w:t>
      </w:r>
      <w:proofErr w:type="spellStart"/>
      <w:r>
        <w:t>PointerDownListener</w:t>
      </w:r>
      <w:proofErr w:type="spellEnd"/>
      <w:r>
        <w:t xml:space="preserve"> benötigt, da dieser bei einem Mausklick ein Event auslöst, über das auch die Position des Mausklicks abgefragt werden kann. In diesem Beispiel implementiert die Klasse Board, die für die Grafische Oberfläche zuständig ist, den </w:t>
      </w:r>
      <w:proofErr w:type="spellStart"/>
      <w:r>
        <w:t>PointerDownListener</w:t>
      </w:r>
      <w:proofErr w:type="spellEnd"/>
      <w:r>
        <w:t xml:space="preserve">, weshalb sie die Methode </w:t>
      </w:r>
      <w:proofErr w:type="spellStart"/>
      <w:r>
        <w:t>onPointerDown</w:t>
      </w:r>
      <w:proofErr w:type="spellEnd"/>
      <w:r>
        <w:t xml:space="preserve">() haben muss. </w:t>
      </w:r>
      <w:commentRangeStart w:id="106"/>
      <w:r>
        <w:t xml:space="preserve">Danach muss der Klasse View, welche dem Fenster, in dem die Grafik gezeichnet wird, entspricht, ein </w:t>
      </w:r>
      <w:proofErr w:type="spellStart"/>
      <w:r>
        <w:t>PointerDownList</w:t>
      </w:r>
      <w:r>
        <w:t>e</w:t>
      </w:r>
      <w:r>
        <w:t>ner</w:t>
      </w:r>
      <w:proofErr w:type="spellEnd"/>
      <w:r>
        <w:t xml:space="preserve"> hinzugefügt werden, welcher in diesem Fall das Objekt der Klasse Board ist, was nur möglich ist, weil die Klasse Board den </w:t>
      </w:r>
      <w:proofErr w:type="spellStart"/>
      <w:r>
        <w:t>EventListener</w:t>
      </w:r>
      <w:proofErr w:type="spellEnd"/>
      <w:r>
        <w:t xml:space="preserve"> implementiert. </w:t>
      </w:r>
      <w:commentRangeEnd w:id="106"/>
      <w:r w:rsidR="00C075AA">
        <w:rPr>
          <w:rStyle w:val="Kommentarzeichen"/>
          <w:rFonts w:asciiTheme="minorHAnsi" w:hAnsiTheme="minorHAnsi"/>
        </w:rPr>
        <w:commentReference w:id="106"/>
      </w:r>
      <w:r>
        <w:t xml:space="preserve">Durch das </w:t>
      </w:r>
      <w:ins w:id="107" w:author="Sandra Busch" w:date="2018-10-18T18:23:00Z">
        <w:r w:rsidR="00C075AA">
          <w:t>H</w:t>
        </w:r>
      </w:ins>
      <w:del w:id="108" w:author="Sandra Busch" w:date="2018-10-18T18:23:00Z">
        <w:r w:rsidDel="00C075AA">
          <w:delText>h</w:delText>
        </w:r>
      </w:del>
      <w:r>
        <w:t xml:space="preserve">inzufügen des Board Objekts als </w:t>
      </w:r>
      <w:proofErr w:type="spellStart"/>
      <w:r>
        <w:t>Poi</w:t>
      </w:r>
      <w:r>
        <w:t>n</w:t>
      </w:r>
      <w:r>
        <w:t>terDownListener</w:t>
      </w:r>
      <w:proofErr w:type="spellEnd"/>
      <w:r>
        <w:t xml:space="preserve"> zur Klasse View, kann die Klasse View nun die </w:t>
      </w:r>
      <w:proofErr w:type="spellStart"/>
      <w:r>
        <w:t>Callbackmethode</w:t>
      </w:r>
      <w:proofErr w:type="spellEnd"/>
      <w:r>
        <w:t xml:space="preserve"> </w:t>
      </w:r>
      <w:proofErr w:type="spellStart"/>
      <w:r>
        <w:t>onPointerDown</w:t>
      </w:r>
      <w:proofErr w:type="spellEnd"/>
      <w:r>
        <w:t>() in der Board-Klasse aufrufen, falls mit der Maus in das Fenster geklickt wird.</w:t>
      </w:r>
    </w:p>
    <w:p w14:paraId="2B1048BB" w14:textId="77777777" w:rsidR="00824A8A" w:rsidRDefault="00824A8A" w:rsidP="00824A8A">
      <w:pPr>
        <w:pStyle w:val="MAText"/>
      </w:pPr>
    </w:p>
    <w:p w14:paraId="2AC2EF7F" w14:textId="77777777" w:rsidR="00DA7F9F" w:rsidRDefault="00DA7F9F" w:rsidP="00DA7F9F">
      <w:pPr>
        <w:pStyle w:val="MAText"/>
      </w:pPr>
      <w:commentRangeStart w:id="109"/>
      <w:r w:rsidRPr="00DA7F9F">
        <w:t xml:space="preserve">Als Eventmodell bezeichnet man das Verfahren, mit welchem dieses Konzept mit </w:t>
      </w:r>
      <w:proofErr w:type="spellStart"/>
      <w:r w:rsidRPr="00DA7F9F">
        <w:t>Callbackmethoden</w:t>
      </w:r>
      <w:proofErr w:type="spellEnd"/>
      <w:r w:rsidRPr="00DA7F9F">
        <w:t xml:space="preserve">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sidR="00777177">
        <w:rPr>
          <w:rStyle w:val="Funotenzeichen"/>
        </w:rPr>
        <w:footnoteReference w:id="4"/>
      </w:r>
      <w:commentRangeEnd w:id="109"/>
      <w:r w:rsidR="00C075AA">
        <w:rPr>
          <w:rStyle w:val="Kommentarzeichen"/>
          <w:rFonts w:asciiTheme="minorHAnsi" w:hAnsiTheme="minorHAnsi"/>
        </w:rPr>
        <w:commentReference w:id="109"/>
      </w:r>
    </w:p>
    <w:p w14:paraId="136AB282" w14:textId="77777777" w:rsidR="00DA7F9F" w:rsidRPr="004D7A2E" w:rsidRDefault="003F00F4" w:rsidP="004D7A2E">
      <w:pPr>
        <w:pStyle w:val="MAberschrift1"/>
      </w:pPr>
      <w:r>
        <w:br w:type="page"/>
      </w:r>
      <w:bookmarkStart w:id="110" w:name="_Toc527613492"/>
      <w:r w:rsidR="004D7A2E">
        <w:lastRenderedPageBreak/>
        <w:t xml:space="preserve">5. </w:t>
      </w:r>
      <w:r w:rsidR="00DA7F9F">
        <w:t>Tichu</w:t>
      </w:r>
      <w:bookmarkEnd w:id="110"/>
    </w:p>
    <w:p w14:paraId="7F4ED0C2" w14:textId="77777777"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r w:rsidR="00AA1F73">
        <w:t xml:space="preserve"> Eine andere </w:t>
      </w:r>
      <w:r w:rsidR="00CC2E4A">
        <w:t xml:space="preserve">Möglichkeit Punkte zu sammeln, abgesehen von den Stichen, ist die Ansage eines Tichus. Ein Spieler kann ein Tichu ansagen, bevor er seine erste Karte spielt. Mit dem Ansagen eines Tichus, sagt er, dass er als </w:t>
      </w:r>
      <w:del w:id="111" w:author="Sandra Busch" w:date="2018-10-18T18:26:00Z">
        <w:r w:rsidR="00CC2E4A" w:rsidDel="00EA60C8">
          <w:delText xml:space="preserve">erster </w:delText>
        </w:r>
      </w:del>
      <w:ins w:id="112" w:author="Sandra Busch" w:date="2018-10-18T18:26:00Z">
        <w:r w:rsidR="00EA60C8">
          <w:t xml:space="preserve">Erster </w:t>
        </w:r>
      </w:ins>
      <w:r w:rsidR="00CC2E4A">
        <w:t xml:space="preserve">fertig sein wird. Ist diese Annahme richtig und er wird tatsächlich </w:t>
      </w:r>
      <w:del w:id="113" w:author="Sandra Busch" w:date="2018-10-18T18:26:00Z">
        <w:r w:rsidR="00CC2E4A" w:rsidDel="00EA60C8">
          <w:delText>erster</w:delText>
        </w:r>
      </w:del>
      <w:ins w:id="114" w:author="Sandra Busch" w:date="2018-10-18T18:26:00Z">
        <w:r w:rsidR="00EA60C8">
          <w:t>Erster</w:t>
        </w:r>
      </w:ins>
      <w:r w:rsidR="00CC2E4A">
        <w:t xml:space="preserve">, so erhält er 100 Punkte zusätzlich. Wird er jedoch nicht </w:t>
      </w:r>
      <w:del w:id="115" w:author="Sandra Busch" w:date="2018-10-18T18:26:00Z">
        <w:r w:rsidR="00CC2E4A" w:rsidDel="00EA60C8">
          <w:delText>erster</w:delText>
        </w:r>
      </w:del>
      <w:ins w:id="116" w:author="Sandra Busch" w:date="2018-10-18T18:26:00Z">
        <w:r w:rsidR="00EA60C8">
          <w:t>Erster</w:t>
        </w:r>
      </w:ins>
      <w:r w:rsidR="00CC2E4A">
        <w:t xml:space="preserve">, so werden ihm 100 Punkte abgezogen. Neben dem «normalen» Tichu gibt es auch die Möglichkeit, ein grosses Tichu anzusagen. Dies muss ein Spieler jedoch vor dem </w:t>
      </w:r>
      <w:del w:id="117" w:author="Sandra Busch" w:date="2018-10-18T18:26:00Z">
        <w:r w:rsidR="00CC2E4A" w:rsidDel="00EA60C8">
          <w:delText xml:space="preserve">aufnehmen </w:delText>
        </w:r>
      </w:del>
      <w:ins w:id="118" w:author="Sandra Busch" w:date="2018-10-18T18:26:00Z">
        <w:r w:rsidR="00EA60C8">
          <w:t xml:space="preserve">Aufnehmen </w:t>
        </w:r>
      </w:ins>
      <w:r w:rsidR="00CC2E4A">
        <w:t>der neunten Karte ansagen</w:t>
      </w:r>
      <w:ins w:id="119" w:author="Sandra Busch" w:date="2018-10-18T18:44:00Z">
        <w:r w:rsidR="00260C03">
          <w:t xml:space="preserve">; ist er erfolgreich, so erhält er </w:t>
        </w:r>
      </w:ins>
      <w:del w:id="120" w:author="Sandra Busch" w:date="2018-10-18T18:44:00Z">
        <w:r w:rsidR="00CC2E4A" w:rsidDel="0002124C">
          <w:delText xml:space="preserve"> und hat </w:delText>
        </w:r>
      </w:del>
      <w:r w:rsidR="00CC2E4A">
        <w:t>200 Punkte</w:t>
      </w:r>
      <w:del w:id="121" w:author="Sandra Busch" w:date="2018-10-18T18:44:00Z">
        <w:r w:rsidR="00CC2E4A" w:rsidDel="0002124C">
          <w:delText xml:space="preserve"> </w:delText>
        </w:r>
      </w:del>
      <w:del w:id="122" w:author="Sandra Busch" w:date="2018-10-18T18:26:00Z">
        <w:r w:rsidR="00CC2E4A" w:rsidDel="00EA60C8">
          <w:delText>wert</w:delText>
        </w:r>
      </w:del>
      <w:r w:rsidR="00CC2E4A">
        <w:t>.</w:t>
      </w:r>
    </w:p>
    <w:p w14:paraId="0DAB90C6" w14:textId="77777777" w:rsidR="009B7E1A" w:rsidRDefault="009B7E1A" w:rsidP="004D7A2E">
      <w:pPr>
        <w:pStyle w:val="MAText"/>
      </w:pPr>
    </w:p>
    <w:p w14:paraId="09DDBDCC" w14:textId="77777777" w:rsidR="004D7A2E" w:rsidRDefault="004D7A2E" w:rsidP="00B13DF5">
      <w:pPr>
        <w:pStyle w:val="MAberschrift2"/>
      </w:pPr>
      <w:bookmarkStart w:id="123" w:name="_Toc527613493"/>
      <w:r>
        <w:t>5.1</w:t>
      </w:r>
      <w:r w:rsidR="00B13DF5">
        <w:t xml:space="preserve"> </w:t>
      </w:r>
      <w:r>
        <w:t>Die Kombinationen</w:t>
      </w:r>
      <w:bookmarkEnd w:id="123"/>
      <w:r>
        <w:t xml:space="preserve"> </w:t>
      </w:r>
    </w:p>
    <w:p w14:paraId="1AC6E1A0" w14:textId="77777777"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14:paraId="5ACA7889" w14:textId="77777777"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68"/>
        <w:gridCol w:w="7544"/>
      </w:tblGrid>
      <w:tr w:rsidR="004D7A2E" w:rsidRPr="005839E1" w14:paraId="39C9E653"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47F0F91" w14:textId="77777777" w:rsidR="004D7A2E" w:rsidRPr="005839E1" w:rsidRDefault="004D7A2E" w:rsidP="005F6308">
            <w:pPr>
              <w:pStyle w:val="MAText"/>
              <w:spacing w:before="60" w:after="60"/>
            </w:pPr>
            <w:r w:rsidRPr="005839E1">
              <w:t>Einzelkarte</w:t>
            </w:r>
          </w:p>
        </w:tc>
        <w:tc>
          <w:tcPr>
            <w:tcW w:w="7544" w:type="dxa"/>
          </w:tcPr>
          <w:p w14:paraId="3984E174"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14:paraId="074A2E04"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195C710" w14:textId="77777777" w:rsidR="004D7A2E" w:rsidRPr="005839E1" w:rsidRDefault="004D7A2E" w:rsidP="005F6308">
            <w:pPr>
              <w:pStyle w:val="MAText"/>
              <w:spacing w:before="60" w:after="60"/>
            </w:pPr>
            <w:r w:rsidRPr="005839E1">
              <w:t>Paar</w:t>
            </w:r>
          </w:p>
        </w:tc>
        <w:tc>
          <w:tcPr>
            <w:tcW w:w="7544" w:type="dxa"/>
          </w:tcPr>
          <w:p w14:paraId="3A025A2C"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14:paraId="1210624D"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3D415BC" w14:textId="77777777" w:rsidR="004D7A2E" w:rsidRPr="005839E1" w:rsidRDefault="004D7A2E" w:rsidP="005F6308">
            <w:pPr>
              <w:pStyle w:val="MAText"/>
              <w:spacing w:before="60" w:after="60"/>
            </w:pPr>
            <w:r w:rsidRPr="005839E1">
              <w:t>Drilling</w:t>
            </w:r>
          </w:p>
        </w:tc>
        <w:tc>
          <w:tcPr>
            <w:tcW w:w="7544" w:type="dxa"/>
          </w:tcPr>
          <w:p w14:paraId="3A52B5AC"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14:paraId="42D10CD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997DD25" w14:textId="77777777" w:rsidR="004D7A2E" w:rsidRPr="005839E1" w:rsidRDefault="004D7A2E" w:rsidP="005F6308">
            <w:pPr>
              <w:pStyle w:val="MAText"/>
              <w:spacing w:before="60" w:after="60"/>
            </w:pPr>
            <w:proofErr w:type="spellStart"/>
            <w:r w:rsidRPr="005839E1">
              <w:t>Full</w:t>
            </w:r>
            <w:proofErr w:type="spellEnd"/>
            <w:r w:rsidRPr="005839E1">
              <w:t xml:space="preserve"> House</w:t>
            </w:r>
          </w:p>
        </w:tc>
        <w:tc>
          <w:tcPr>
            <w:tcW w:w="7544" w:type="dxa"/>
          </w:tcPr>
          <w:p w14:paraId="720B9E9E"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 xml:space="preserve">des </w:t>
            </w:r>
            <w:ins w:id="124" w:author="Sandra Busch" w:date="2018-10-18T18:45:00Z">
              <w:r w:rsidR="0002124C">
                <w:t>«</w:t>
              </w:r>
            </w:ins>
            <w:proofErr w:type="spellStart"/>
            <w:r w:rsidRPr="005839E1">
              <w:t>Full</w:t>
            </w:r>
            <w:proofErr w:type="spellEnd"/>
            <w:r w:rsidRPr="005839E1">
              <w:t xml:space="preserve"> House</w:t>
            </w:r>
            <w:ins w:id="125" w:author="Sandra Busch" w:date="2018-10-18T18:45:00Z">
              <w:r w:rsidR="0002124C">
                <w:t>»</w:t>
              </w:r>
            </w:ins>
            <w:r w:rsidRPr="005839E1">
              <w:t xml:space="preserve"> bestimmt</w:t>
            </w:r>
          </w:p>
        </w:tc>
      </w:tr>
      <w:tr w:rsidR="004D7A2E" w:rsidRPr="005839E1" w14:paraId="20F32540"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E71854" w14:textId="77777777" w:rsidR="004D7A2E" w:rsidRPr="005839E1" w:rsidRDefault="004D7A2E" w:rsidP="005F6308">
            <w:pPr>
              <w:pStyle w:val="MAText"/>
              <w:spacing w:before="60" w:after="60"/>
            </w:pPr>
            <w:r w:rsidRPr="005839E1">
              <w:t>Treppe</w:t>
            </w:r>
          </w:p>
        </w:tc>
        <w:tc>
          <w:tcPr>
            <w:tcW w:w="7544" w:type="dxa"/>
          </w:tcPr>
          <w:p w14:paraId="049D4881"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14:paraId="7C47C749"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2AE8DE6B" w14:textId="77777777" w:rsidR="004D7A2E" w:rsidRPr="005839E1" w:rsidRDefault="004D7A2E" w:rsidP="005F6308">
            <w:pPr>
              <w:pStyle w:val="MAText"/>
              <w:spacing w:before="60" w:after="60"/>
            </w:pPr>
            <w:r w:rsidRPr="005839E1">
              <w:t>Strasse</w:t>
            </w:r>
          </w:p>
        </w:tc>
        <w:tc>
          <w:tcPr>
            <w:tcW w:w="7544" w:type="dxa"/>
          </w:tcPr>
          <w:p w14:paraId="42A9845D"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14:paraId="441039C1"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B5441D" w14:textId="77777777" w:rsidR="004D7A2E" w:rsidRPr="005839E1" w:rsidRDefault="004D7A2E" w:rsidP="005F6308">
            <w:pPr>
              <w:pStyle w:val="MAText"/>
              <w:spacing w:before="60" w:after="60"/>
            </w:pPr>
            <w:r w:rsidRPr="005839E1">
              <w:t>Bombe</w:t>
            </w:r>
          </w:p>
        </w:tc>
        <w:tc>
          <w:tcPr>
            <w:tcW w:w="7544" w:type="dxa"/>
          </w:tcPr>
          <w:p w14:paraId="0D02EB79"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14:paraId="291C382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3D846ED0" w14:textId="77777777" w:rsidR="004D7A2E" w:rsidRPr="005839E1" w:rsidRDefault="004D7A2E" w:rsidP="005F6308">
            <w:pPr>
              <w:pStyle w:val="MAText"/>
              <w:spacing w:before="60" w:after="60"/>
            </w:pPr>
            <w:r w:rsidRPr="005839E1">
              <w:t>Strassenbombe</w:t>
            </w:r>
          </w:p>
        </w:tc>
        <w:tc>
          <w:tcPr>
            <w:tcW w:w="7544" w:type="dxa"/>
          </w:tcPr>
          <w:p w14:paraId="1C9C0944"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14:paraId="3AA38185" w14:textId="77777777" w:rsidR="00C83073" w:rsidRDefault="00C83073" w:rsidP="00DA7F9F">
      <w:pPr>
        <w:pStyle w:val="MAText"/>
      </w:pPr>
    </w:p>
    <w:p w14:paraId="2DAC9220" w14:textId="77777777" w:rsidR="002E5083" w:rsidRDefault="002E5083" w:rsidP="00B13DF5">
      <w:pPr>
        <w:pStyle w:val="MAberschrift2"/>
      </w:pPr>
      <w:bookmarkStart w:id="126" w:name="_Toc527613494"/>
      <w:r w:rsidRPr="002E5083">
        <w:t>5.</w:t>
      </w:r>
      <w:r w:rsidR="004D7A2E">
        <w:t>2</w:t>
      </w:r>
      <w:r w:rsidR="00B13DF5">
        <w:t xml:space="preserve"> </w:t>
      </w:r>
      <w:r w:rsidR="00DA7F9F">
        <w:t>Die Sonderkarten</w:t>
      </w:r>
      <w:bookmarkEnd w:id="1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14:paraId="771101EB" w14:textId="77777777" w:rsidTr="002E5083">
        <w:tc>
          <w:tcPr>
            <w:tcW w:w="3256" w:type="dxa"/>
          </w:tcPr>
          <w:p w14:paraId="506EA20D" w14:textId="77777777" w:rsidR="002E5083" w:rsidRDefault="00042559" w:rsidP="004D7A2E">
            <w:pPr>
              <w:pStyle w:val="MAberschrift3"/>
              <w:keepNext w:val="0"/>
              <w:keepLines w:val="0"/>
            </w:pPr>
            <w:r w:rsidRPr="005839E1">
              <w:rPr>
                <w:noProof/>
                <w:lang w:val="de-DE" w:eastAsia="de-DE"/>
              </w:rPr>
              <w:drawing>
                <wp:anchor distT="0" distB="0" distL="114300" distR="114300" simplePos="0" relativeHeight="251678720" behindDoc="1" locked="0" layoutInCell="1" allowOverlap="1" wp14:anchorId="7CED0D49" wp14:editId="2D23B004">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11"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5.</w:t>
            </w:r>
            <w:r w:rsidR="004D7A2E">
              <w:t>2</w:t>
            </w:r>
            <w:r>
              <w:t>.1 Der «</w:t>
            </w:r>
            <w:proofErr w:type="spellStart"/>
            <w:r>
              <w:t>Mah</w:t>
            </w:r>
            <w:proofErr w:type="spellEnd"/>
            <w:r>
              <w:t xml:space="preserve"> Jong»</w:t>
            </w:r>
          </w:p>
        </w:tc>
        <w:tc>
          <w:tcPr>
            <w:tcW w:w="5806" w:type="dxa"/>
          </w:tcPr>
          <w:p w14:paraId="3F4BB10D" w14:textId="77777777" w:rsidR="00042559" w:rsidRDefault="00042559" w:rsidP="004D7A2E">
            <w:pPr>
              <w:pStyle w:val="MAText"/>
            </w:pPr>
          </w:p>
          <w:p w14:paraId="55D421E1" w14:textId="77777777" w:rsidR="00042559" w:rsidRDefault="00042559" w:rsidP="004D7A2E">
            <w:pPr>
              <w:pStyle w:val="MAText"/>
            </w:pPr>
          </w:p>
          <w:p w14:paraId="46248CA1" w14:textId="77777777" w:rsidR="00042559" w:rsidRDefault="00042559" w:rsidP="004D7A2E">
            <w:pPr>
              <w:pStyle w:val="MAText"/>
            </w:pPr>
          </w:p>
          <w:p w14:paraId="0333D8CE" w14:textId="77777777" w:rsidR="000A1C24" w:rsidRDefault="0067208F" w:rsidP="004D7A2E">
            <w:pPr>
              <w:pStyle w:val="MAText"/>
            </w:pPr>
            <w:r>
              <w:t>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muss ausspielen. Dabei ist es egal, ob er den «</w:t>
            </w:r>
            <w:proofErr w:type="spellStart"/>
            <w:r>
              <w:t>Mah</w:t>
            </w:r>
            <w:proofErr w:type="spellEnd"/>
            <w:r>
              <w:t xml:space="preserve"> Jong» oder eine andere Kartenkombination ausspielt.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darf - so kann der Spieler, der ihn gespielt hat</w:t>
            </w:r>
            <w:ins w:id="127" w:author="Sandra Busch" w:date="2018-10-18T18:45:00Z">
              <w:r w:rsidR="0002124C">
                <w:t>,</w:t>
              </w:r>
            </w:ins>
            <w:r>
              <w:t xml:space="preserve"> eine Karte wünschen, die gespielt werden muss. Sonderkarten dürfen nicht gewünscht werden. Falls der nächste Spieler die gewünschte Karte hat, muss er sie spielen. Falls er die gewünsc</w:t>
            </w:r>
            <w:r>
              <w:t>h</w:t>
            </w:r>
            <w:r>
              <w:t xml:space="preserve">te Karte nicht hat, kann er eine andere Karte spielen und der nächste Spieler, der </w:t>
            </w:r>
            <w:del w:id="128" w:author="Sandra Busch" w:date="2018-10-18T18:46:00Z">
              <w:r w:rsidDel="0002124C">
                <w:delText>kann</w:delText>
              </w:r>
            </w:del>
            <w:ins w:id="129" w:author="Sandra Busch" w:date="2018-10-18T18:46:00Z">
              <w:r w:rsidR="0002124C">
                <w:t>an der Reihe ist</w:t>
              </w:r>
            </w:ins>
            <w:r>
              <w:t>, muss die gewünschte Karte spielen. Zum Teil wird Tichu auch so gespielt, dass jeder, der die gewünschte Karte nicht hat, passen muss, bis jemand die g</w:t>
            </w:r>
            <w:r>
              <w:t>e</w:t>
            </w:r>
            <w:r>
              <w:t>wünschte Karte spielen kann.</w:t>
            </w:r>
          </w:p>
        </w:tc>
      </w:tr>
      <w:tr w:rsidR="002E5083" w14:paraId="1CB18DC4" w14:textId="77777777" w:rsidTr="002E5083">
        <w:tc>
          <w:tcPr>
            <w:tcW w:w="3256" w:type="dxa"/>
          </w:tcPr>
          <w:p w14:paraId="62837F38" w14:textId="77777777" w:rsidR="002E5083" w:rsidRDefault="00042559" w:rsidP="004D7A2E">
            <w:pPr>
              <w:pStyle w:val="MAberschrift3"/>
              <w:keepNext w:val="0"/>
              <w:keepLines w:val="0"/>
            </w:pPr>
            <w:r w:rsidRPr="005839E1">
              <w:rPr>
                <w:noProof/>
                <w:lang w:val="de-DE" w:eastAsia="de-DE"/>
              </w:rPr>
              <w:lastRenderedPageBreak/>
              <w:drawing>
                <wp:anchor distT="0" distB="0" distL="114300" distR="114300" simplePos="0" relativeHeight="251680768" behindDoc="1" locked="0" layoutInCell="1" allowOverlap="1" wp14:anchorId="4D246517" wp14:editId="084702D1">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2"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.2 Der «Hund»</w:t>
            </w:r>
          </w:p>
        </w:tc>
        <w:tc>
          <w:tcPr>
            <w:tcW w:w="5806" w:type="dxa"/>
          </w:tcPr>
          <w:p w14:paraId="69B47902" w14:textId="77777777" w:rsidR="002E5083" w:rsidRDefault="002E5083" w:rsidP="004D7A2E">
            <w:pPr>
              <w:pStyle w:val="MAText"/>
            </w:pPr>
          </w:p>
          <w:p w14:paraId="4B93309F" w14:textId="77777777" w:rsidR="00042559" w:rsidRDefault="00042559" w:rsidP="004D7A2E">
            <w:pPr>
              <w:pStyle w:val="MAText"/>
            </w:pPr>
          </w:p>
          <w:p w14:paraId="68BD1701" w14:textId="77777777" w:rsidR="00042559" w:rsidRDefault="00042559" w:rsidP="004D7A2E">
            <w:pPr>
              <w:pStyle w:val="MAText"/>
            </w:pPr>
          </w:p>
          <w:p w14:paraId="39287A00" w14:textId="77777777" w:rsidR="0067208F" w:rsidRDefault="0067208F" w:rsidP="004D7A2E">
            <w:pPr>
              <w:pStyle w:val="MAText"/>
            </w:pPr>
            <w:r>
              <w:t>Der «Hund» ist die tiefste Karte im Spiel. Er kann nur zum Au</w:t>
            </w:r>
            <w:r>
              <w:t>s</w:t>
            </w:r>
            <w:r>
              <w:t>spielen genutzt werden, da er über keine andere Karte gespielt werden kann. Wird der «Hund» ausgespielt, so geht das Ausspie</w:t>
            </w:r>
            <w:r>
              <w:t>l</w:t>
            </w:r>
            <w:r>
              <w:t xml:space="preserve">recht an den Teampartner über. Falls der Teampartner bereits fertig ist, wird das Ausspielrecht nach rechts weitergegeben. </w:t>
            </w:r>
          </w:p>
          <w:p w14:paraId="60DD1668" w14:textId="77777777" w:rsidR="00042559" w:rsidRDefault="00042559" w:rsidP="004D7A2E">
            <w:pPr>
              <w:pStyle w:val="MAText"/>
            </w:pPr>
          </w:p>
        </w:tc>
      </w:tr>
      <w:tr w:rsidR="002E5083" w14:paraId="0519E469" w14:textId="77777777" w:rsidTr="002E5083">
        <w:tc>
          <w:tcPr>
            <w:tcW w:w="3256" w:type="dxa"/>
          </w:tcPr>
          <w:p w14:paraId="629866F3" w14:textId="77777777" w:rsidR="002E5083" w:rsidRDefault="00042559" w:rsidP="004D7A2E">
            <w:pPr>
              <w:pStyle w:val="MAberschrift3"/>
              <w:keepNext w:val="0"/>
              <w:keepLines w:val="0"/>
            </w:pPr>
            <w:r w:rsidRPr="005839E1">
              <w:rPr>
                <w:noProof/>
                <w:lang w:val="de-DE" w:eastAsia="de-DE"/>
              </w:rPr>
              <w:drawing>
                <wp:anchor distT="0" distB="0" distL="114300" distR="114300" simplePos="0" relativeHeight="251684864" behindDoc="0" locked="0" layoutInCell="1" allowOverlap="0" wp14:anchorId="2743CF23" wp14:editId="6F6E48EE">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3"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.3 Der «Drache»</w:t>
            </w:r>
          </w:p>
        </w:tc>
        <w:tc>
          <w:tcPr>
            <w:tcW w:w="5806" w:type="dxa"/>
          </w:tcPr>
          <w:p w14:paraId="0BB274D0" w14:textId="77777777" w:rsidR="00042559" w:rsidRDefault="00042559" w:rsidP="004D7A2E">
            <w:pPr>
              <w:pStyle w:val="MAText"/>
            </w:pPr>
          </w:p>
          <w:p w14:paraId="5837FEB1" w14:textId="77777777" w:rsidR="00042559" w:rsidRDefault="00042559" w:rsidP="004D7A2E">
            <w:pPr>
              <w:pStyle w:val="MAText"/>
            </w:pPr>
          </w:p>
          <w:p w14:paraId="7732AFCD" w14:textId="77777777" w:rsidR="00042559" w:rsidRDefault="00042559" w:rsidP="004D7A2E">
            <w:pPr>
              <w:pStyle w:val="MAText"/>
            </w:pPr>
          </w:p>
          <w:p w14:paraId="6E8F5410" w14:textId="77777777"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14:paraId="0B98EF1D" w14:textId="77777777" w:rsidR="002E5083" w:rsidRDefault="002E5083" w:rsidP="004D7A2E">
            <w:pPr>
              <w:pStyle w:val="MAText"/>
            </w:pPr>
          </w:p>
        </w:tc>
      </w:tr>
      <w:tr w:rsidR="002E5083" w14:paraId="59CA081D" w14:textId="77777777" w:rsidTr="000A1C24">
        <w:trPr>
          <w:trHeight w:val="4678"/>
        </w:trPr>
        <w:tc>
          <w:tcPr>
            <w:tcW w:w="3256" w:type="dxa"/>
          </w:tcPr>
          <w:p w14:paraId="4D5C3E73" w14:textId="77777777" w:rsidR="000A1C24" w:rsidRDefault="00042559" w:rsidP="004D7A2E">
            <w:pPr>
              <w:pStyle w:val="MAberschrift3"/>
              <w:keepNext w:val="0"/>
              <w:keepLines w:val="0"/>
            </w:pPr>
            <w:r w:rsidRPr="005839E1">
              <w:rPr>
                <w:noProof/>
                <w:lang w:val="de-DE" w:eastAsia="de-DE"/>
              </w:rPr>
              <w:drawing>
                <wp:anchor distT="0" distB="0" distL="114300" distR="114300" simplePos="0" relativeHeight="251688960" behindDoc="1" locked="0" layoutInCell="1" allowOverlap="1" wp14:anchorId="74F0BCC8" wp14:editId="52873B44">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4"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.4 Der «Phönix»</w:t>
            </w:r>
          </w:p>
        </w:tc>
        <w:tc>
          <w:tcPr>
            <w:tcW w:w="5806" w:type="dxa"/>
          </w:tcPr>
          <w:p w14:paraId="66D4A55B" w14:textId="77777777" w:rsidR="00042559" w:rsidRDefault="00042559" w:rsidP="004D7A2E">
            <w:pPr>
              <w:pStyle w:val="MAText"/>
            </w:pPr>
          </w:p>
          <w:p w14:paraId="06D87D43" w14:textId="77777777" w:rsidR="00042559" w:rsidRDefault="00042559" w:rsidP="004D7A2E">
            <w:pPr>
              <w:pStyle w:val="MAText"/>
            </w:pPr>
          </w:p>
          <w:p w14:paraId="3A4A27B7" w14:textId="77777777" w:rsidR="00042559" w:rsidRDefault="00042559" w:rsidP="004D7A2E">
            <w:pPr>
              <w:pStyle w:val="MAText"/>
            </w:pPr>
          </w:p>
          <w:p w14:paraId="49E2700C" w14:textId="77777777" w:rsidR="0067208F" w:rsidRDefault="0067208F" w:rsidP="004D7A2E">
            <w:pPr>
              <w:pStyle w:val="MAText"/>
            </w:pPr>
            <w:r>
              <w:t xml:space="preserve">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w:t>
            </w:r>
            <w:ins w:id="130" w:author="Sandra Busch" w:date="2018-10-18T18:47:00Z">
              <w:r w:rsidR="0002124C">
                <w:t>«</w:t>
              </w:r>
            </w:ins>
            <w:r>
              <w:t>Drachen</w:t>
            </w:r>
            <w:ins w:id="131" w:author="Sandra Busch" w:date="2018-10-18T18:47:00Z">
              <w:r w:rsidR="0002124C">
                <w:t>»</w:t>
              </w:r>
            </w:ins>
            <w:r>
              <w:t xml:space="preserve"> die höchste Einzelkarte. Allerdings hat der </w:t>
            </w:r>
            <w:ins w:id="132" w:author="Sandra Busch" w:date="2018-10-18T18:47:00Z">
              <w:r w:rsidR="0002124C">
                <w:t>«</w:t>
              </w:r>
            </w:ins>
            <w:r>
              <w:t>Phönix</w:t>
            </w:r>
            <w:ins w:id="133" w:author="Sandra Busch" w:date="2018-10-18T18:47:00Z">
              <w:r w:rsidR="0002124C">
                <w:t>»</w:t>
              </w:r>
            </w:ins>
            <w:r>
              <w:t xml:space="preserve"> einen Wert von -25 Punkten, so dass sein Einsatz gut zu überdenken ist.</w:t>
            </w:r>
          </w:p>
          <w:p w14:paraId="0EF14AAA" w14:textId="77777777" w:rsidR="002E5083" w:rsidRDefault="002E5083" w:rsidP="004D7A2E">
            <w:pPr>
              <w:pStyle w:val="MAText"/>
            </w:pPr>
          </w:p>
        </w:tc>
      </w:tr>
    </w:tbl>
    <w:p w14:paraId="36A62EC1" w14:textId="77777777" w:rsidR="002E5083" w:rsidRPr="002E5083" w:rsidRDefault="002E5083" w:rsidP="002E5083">
      <w:pPr>
        <w:pStyle w:val="MAText"/>
      </w:pPr>
    </w:p>
    <w:p w14:paraId="205C835F" w14:textId="77777777" w:rsidR="00DA7F9F" w:rsidRDefault="00DA7F9F" w:rsidP="00B13DF5">
      <w:pPr>
        <w:pStyle w:val="MAberschrift2"/>
      </w:pPr>
      <w:bookmarkStart w:id="134" w:name="_Toc527613495"/>
      <w:r>
        <w:lastRenderedPageBreak/>
        <w:t>5.3</w:t>
      </w:r>
      <w:r w:rsidR="00B13DF5">
        <w:t xml:space="preserve"> </w:t>
      </w:r>
      <w:r>
        <w:t>Ablauf</w:t>
      </w:r>
      <w:bookmarkEnd w:id="134"/>
    </w:p>
    <w:p w14:paraId="1828A483" w14:textId="77777777"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proofErr w:type="spellStart"/>
      <w:r>
        <w:t>Mah</w:t>
      </w:r>
      <w:proofErr w:type="spellEnd"/>
      <w:r>
        <w:t xml:space="preserve">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proofErr w:type="spellStart"/>
      <w:r>
        <w:t>Mah</w:t>
      </w:r>
      <w:proofErr w:type="spellEnd"/>
      <w:r>
        <w:t xml:space="preserve">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xml:space="preserve">. Der Spieler, der den Stich gewonnen hat, </w:t>
      </w:r>
      <w:del w:id="135" w:author="Sandra Busch" w:date="2018-10-18T18:49:00Z">
        <w:r w:rsidDel="0002124C">
          <w:delText>hat danach</w:delText>
        </w:r>
      </w:del>
      <w:ins w:id="136" w:author="Sandra Busch" w:date="2018-10-18T18:49:00Z">
        <w:r w:rsidR="0002124C">
          <w:t>erhält</w:t>
        </w:r>
      </w:ins>
      <w:r>
        <w:t xml:space="preserve"> das Ausspielrecht. Wenn ein Spieler keine Karten mehr auf der Hand hat, ist er fertig</w:t>
      </w:r>
      <w:r w:rsidR="00D10897">
        <w:t xml:space="preserve"> mit der Spielrunde</w:t>
      </w:r>
      <w:r>
        <w:t xml:space="preserve">. </w:t>
      </w:r>
    </w:p>
    <w:p w14:paraId="6A3BF6A0" w14:textId="77777777" w:rsidR="007C4FAE" w:rsidRDefault="007C4FAE" w:rsidP="00DA7F9F">
      <w:pPr>
        <w:pStyle w:val="MAText"/>
      </w:pPr>
    </w:p>
    <w:p w14:paraId="19714B71" w14:textId="77777777" w:rsidR="00DA7F9F" w:rsidRDefault="00DA7F9F" w:rsidP="00B13DF5">
      <w:pPr>
        <w:pStyle w:val="MAberschrift2"/>
      </w:pPr>
      <w:bookmarkStart w:id="137" w:name="_Toc527613496"/>
      <w:r>
        <w:t>5.4</w:t>
      </w:r>
      <w:r w:rsidR="00B13DF5">
        <w:t xml:space="preserve"> Ende der Runde</w:t>
      </w:r>
      <w:bookmarkEnd w:id="137"/>
    </w:p>
    <w:p w14:paraId="2A67F66F" w14:textId="77777777"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gegner</w:t>
      </w:r>
      <w:r w:rsidR="00ED1FCA">
        <w:t>i</w:t>
      </w:r>
      <w:r w:rsidR="00ED1FCA">
        <w:t xml:space="preserve">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w:t>
      </w:r>
      <w:r w:rsidR="00ED1FCA">
        <w:t>e</w:t>
      </w:r>
      <w:r w:rsidR="00ED1FCA">
        <w:t>ren Karten geben keine Punkte, so dass es i</w:t>
      </w:r>
      <w:r w:rsidR="00DA7F9F">
        <w:t>nsgesamt 100 Punkte</w:t>
      </w:r>
      <w:r w:rsidR="00ED1FCA">
        <w:t xml:space="preserve"> </w:t>
      </w:r>
      <w:ins w:id="138" w:author="Sandra Busch" w:date="2018-10-18T18:50:00Z">
        <w:r w:rsidR="0002124C">
          <w:t xml:space="preserve">pro Spielrunde </w:t>
        </w:r>
      </w:ins>
      <w:r w:rsidR="00ED1FCA">
        <w:t>gibt</w:t>
      </w:r>
      <w:r w:rsidR="00DA7F9F">
        <w:t>.</w:t>
      </w:r>
      <w:r w:rsidR="00095C13">
        <w:rPr>
          <w:rStyle w:val="Funotenzeichen"/>
        </w:rPr>
        <w:footnoteReference w:id="5"/>
      </w:r>
    </w:p>
    <w:p w14:paraId="7165C5A1" w14:textId="77777777" w:rsidR="003F00F4" w:rsidRDefault="003F00F4">
      <w:pPr>
        <w:rPr>
          <w:rFonts w:eastAsiaTheme="majorEastAsia" w:cstheme="majorBidi"/>
          <w:sz w:val="32"/>
          <w:szCs w:val="32"/>
        </w:rPr>
      </w:pPr>
      <w:r>
        <w:br w:type="page"/>
      </w:r>
    </w:p>
    <w:p w14:paraId="685BB25D" w14:textId="77777777" w:rsidR="00824A8A" w:rsidRDefault="00DD484B" w:rsidP="00824A8A">
      <w:pPr>
        <w:pStyle w:val="MAberschrift1"/>
      </w:pPr>
      <w:bookmarkStart w:id="139" w:name="_Toc527613497"/>
      <w:r>
        <w:lastRenderedPageBreak/>
        <w:t xml:space="preserve">6. </w:t>
      </w:r>
      <w:r w:rsidR="00824A8A">
        <w:t>Vorgehen</w:t>
      </w:r>
      <w:bookmarkEnd w:id="139"/>
    </w:p>
    <w:p w14:paraId="20D683D0" w14:textId="0533D45D" w:rsidR="00824A8A" w:rsidRDefault="00824A8A" w:rsidP="00824A8A">
      <w:pPr>
        <w:pStyle w:val="MAText"/>
      </w:pPr>
      <w:r>
        <w:t xml:space="preserve">Dieses Projekt wurde nach dem Wasserfallmodell entwickelt. Das Wasserfallmodell unterteilt ein Projekt in mehrere Phasen. In der ersten Phase müssen die Anforderungen an das Projekt definiert werden. In der nächsten Phase wird die Softwarearchitektur entworfen. </w:t>
      </w:r>
      <w:del w:id="140" w:author="Daniel Denzler" w:date="2018-10-20T13:13:00Z">
        <w:r w:rsidDel="00CA3541">
          <w:delText xml:space="preserve">Ein </w:delText>
        </w:r>
      </w:del>
      <w:ins w:id="141" w:author="Daniel Denzler" w:date="2018-10-20T13:13:00Z">
        <w:r w:rsidR="00CA3541">
          <w:t xml:space="preserve">In </w:t>
        </w:r>
      </w:ins>
      <w:r>
        <w:t>der dritten Phase wird die Software impleme</w:t>
      </w:r>
      <w:r>
        <w:t>n</w:t>
      </w:r>
      <w:r>
        <w:t xml:space="preserve">tiert. In der darauffolgenden Phase wird die Software getestet. Die letzte Phase des Wasserfallmodells ist das Warten der Software. Auf diese Phase konnte bei diesem Projekt verzichtet werden, </w:t>
      </w:r>
      <w:commentRangeStart w:id="142"/>
      <w:r>
        <w:t>da die Anwe</w:t>
      </w:r>
      <w:r>
        <w:t>n</w:t>
      </w:r>
      <w:r>
        <w:t>dung nicht in Betrieb genommen wird.</w:t>
      </w:r>
      <w:commentRangeEnd w:id="142"/>
      <w:r w:rsidR="00CA3541">
        <w:rPr>
          <w:rStyle w:val="Kommentarzeichen"/>
          <w:rFonts w:asciiTheme="minorHAnsi" w:hAnsiTheme="minorHAnsi"/>
        </w:rPr>
        <w:commentReference w:id="142"/>
      </w:r>
    </w:p>
    <w:p w14:paraId="608B76DC" w14:textId="77777777" w:rsidR="00824A8A" w:rsidRDefault="00824A8A" w:rsidP="00824A8A">
      <w:pPr>
        <w:pStyle w:val="MAText"/>
      </w:pPr>
      <w:r>
        <w:rPr>
          <w:noProof/>
          <w:lang w:val="de-DE" w:eastAsia="de-DE"/>
        </w:rPr>
        <mc:AlternateContent>
          <mc:Choice Requires="wps">
            <w:drawing>
              <wp:anchor distT="0" distB="0" distL="114300" distR="114300" simplePos="0" relativeHeight="251693056" behindDoc="0" locked="0" layoutInCell="1" allowOverlap="1" wp14:anchorId="28F98E39" wp14:editId="08D1F77A">
                <wp:simplePos x="0" y="0"/>
                <wp:positionH relativeFrom="margin">
                  <wp:align>right</wp:align>
                </wp:positionH>
                <wp:positionV relativeFrom="paragraph">
                  <wp:posOffset>3210560</wp:posOffset>
                </wp:positionV>
                <wp:extent cx="5453380" cy="266700"/>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5453380" cy="266700"/>
                        </a:xfrm>
                        <a:prstGeom prst="rect">
                          <a:avLst/>
                        </a:prstGeom>
                        <a:solidFill>
                          <a:prstClr val="white"/>
                        </a:solidFill>
                        <a:ln>
                          <a:noFill/>
                        </a:ln>
                      </wps:spPr>
                      <wps:txbx>
                        <w:txbxContent>
                          <w:p w14:paraId="167CE6B6" w14:textId="77777777" w:rsidR="0096146D" w:rsidRDefault="0096146D" w:rsidP="00824A8A">
                            <w:pPr>
                              <w:pStyle w:val="Beschriftung"/>
                              <w:rPr>
                                <w:rFonts w:ascii="Garamond" w:hAnsi="Garamond"/>
                                <w:noProof/>
                              </w:rPr>
                            </w:pPr>
                            <w:r>
                              <w:t xml:space="preserve">Abbildung </w:t>
                            </w:r>
                            <w:fldSimple w:instr=" SEQ Abbildung \* ARABIC ">
                              <w:r>
                                <w:rPr>
                                  <w:noProof/>
                                </w:rPr>
                                <w:t>1</w:t>
                              </w:r>
                            </w:fldSimple>
                            <w:ins w:id="143" w:author="Sandra Busch" w:date="2018-10-18T18:51:00Z">
                              <w:r>
                                <w:rPr>
                                  <w:noProof/>
                                </w:rPr>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feld 9" o:spid="_x0000_s1027" type="#_x0000_t202" style="position:absolute;left:0;text-align:left;margin-left:378.2pt;margin-top:252.8pt;width:429.4pt;height:21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" stroked="f">
                <v:textbox style="mso-fit-shape-to-text:t" inset="0,0,0,0">
                  <w:txbxContent>
                    <w:p w14:paraId="167CE6B6" w14:textId="77777777" w:rsidR="0096146D" w:rsidRDefault="0096146D" w:rsidP="00824A8A">
                      <w:pPr>
                        <w:pStyle w:val="Beschriftung"/>
                        <w:rPr>
                          <w:rFonts w:ascii="Garamond" w:hAnsi="Garamond"/>
                          <w:noProof/>
                        </w:rPr>
                      </w:pPr>
                      <w:r>
                        <w:t xml:space="preserve">Abbildung </w:t>
                      </w:r>
                      <w:fldSimple w:instr=" SEQ Abbildung \* ARABIC ">
                        <w:r>
                          <w:rPr>
                            <w:noProof/>
                          </w:rPr>
                          <w:t>1</w:t>
                        </w:r>
                      </w:fldSimple>
                      <w:ins w:id="144" w:author="Sandra Busch" w:date="2018-10-18T18:51:00Z">
                        <w:r>
                          <w:rPr>
                            <w:noProof/>
                          </w:rPr>
                          <w:t xml:space="preserve"> ???</w:t>
                        </w:r>
                      </w:ins>
                    </w:p>
                  </w:txbxContent>
                </v:textbox>
                <w10:wrap type="square" anchorx="margin"/>
              </v:shape>
            </w:pict>
          </mc:Fallback>
        </mc:AlternateContent>
      </w:r>
    </w:p>
    <w:p w14:paraId="615BCDE1" w14:textId="77777777" w:rsidR="00824A8A" w:rsidRDefault="00824A8A" w:rsidP="00824A8A">
      <w:pPr>
        <w:pStyle w:val="MAText"/>
      </w:pPr>
      <w:r>
        <w:rPr>
          <w:noProof/>
          <w:lang w:val="de-DE" w:eastAsia="de-DE"/>
        </w:rPr>
        <w:drawing>
          <wp:anchor distT="0" distB="0" distL="114300" distR="114300" simplePos="0" relativeHeight="251694080" behindDoc="1" locked="0" layoutInCell="1" allowOverlap="1" wp14:anchorId="7A0FC3D5" wp14:editId="49D8AB47">
            <wp:simplePos x="0" y="0"/>
            <wp:positionH relativeFrom="margin">
              <wp:align>center</wp:align>
            </wp:positionH>
            <wp:positionV relativeFrom="paragraph">
              <wp:posOffset>5080</wp:posOffset>
            </wp:positionV>
            <wp:extent cx="3887470" cy="291592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470" cy="2915920"/>
                    </a:xfrm>
                    <a:prstGeom prst="rect">
                      <a:avLst/>
                    </a:prstGeom>
                    <a:noFill/>
                  </pic:spPr>
                </pic:pic>
              </a:graphicData>
            </a:graphic>
            <wp14:sizeRelH relativeFrom="margin">
              <wp14:pctWidth>0</wp14:pctWidth>
            </wp14:sizeRelH>
            <wp14:sizeRelV relativeFrom="margin">
              <wp14:pctHeight>0</wp14:pctHeight>
            </wp14:sizeRelV>
          </wp:anchor>
        </w:drawing>
      </w:r>
    </w:p>
    <w:p w14:paraId="19F62986" w14:textId="77777777" w:rsidR="00824A8A" w:rsidRDefault="00824A8A" w:rsidP="00824A8A">
      <w:pPr>
        <w:pStyle w:val="MAText"/>
      </w:pPr>
      <w:r>
        <w:t>Ausserhalb dieser Phasen wurde auch noch ein Zeitplan erstellt, nach welchem grob gearbeitet wurde.</w:t>
      </w:r>
    </w:p>
    <w:p w14:paraId="13A3CC07" w14:textId="77777777" w:rsidR="00824A8A" w:rsidRDefault="00824A8A" w:rsidP="00824A8A">
      <w:pPr>
        <w:pStyle w:val="MAText"/>
      </w:pPr>
    </w:p>
    <w:p w14:paraId="0DD6F3ED" w14:textId="77777777" w:rsidR="00290C16" w:rsidRPr="00290C16" w:rsidRDefault="00DD484B" w:rsidP="004D7A2E">
      <w:pPr>
        <w:pStyle w:val="MAberschrift1"/>
      </w:pPr>
      <w:bookmarkStart w:id="145" w:name="_Toc527613498"/>
      <w:r>
        <w:lastRenderedPageBreak/>
        <w:t>7</w:t>
      </w:r>
      <w:r w:rsidR="004D7A2E">
        <w:t xml:space="preserve">. </w:t>
      </w:r>
      <w:r w:rsidR="00290C16">
        <w:t>Design</w:t>
      </w:r>
      <w:bookmarkEnd w:id="145"/>
    </w:p>
    <w:p w14:paraId="0A58743D" w14:textId="77777777" w:rsidR="008063D1" w:rsidRDefault="00290C16" w:rsidP="00290C16">
      <w:pPr>
        <w:pStyle w:val="MAText"/>
        <w:keepNext/>
      </w:pPr>
      <w:r w:rsidRPr="00290C16">
        <w:t>Nachdem Idee und Betreuer gefunden waren, war der nächste Schritt die Planung des Projektes. Zuerst wurde grob überlegt, welche Funktionen das Programm haben muss. Als nächstes wurde eine Progra</w:t>
      </w:r>
      <w:r w:rsidRPr="00290C16">
        <w:t>m</w:t>
      </w:r>
      <w:r w:rsidRPr="00290C16">
        <w:t xml:space="preserve">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proofErr w:type="spellStart"/>
      <w:r w:rsidRPr="00290C16">
        <w:t>Jeda</w:t>
      </w:r>
      <w:proofErr w:type="spellEnd"/>
      <w:r w:rsidR="00967492">
        <w:t>»</w:t>
      </w:r>
      <w:r w:rsidRPr="00290C16">
        <w:t>, die bereits im Fakultativfach verwendet wurde</w:t>
      </w:r>
      <w:r w:rsidR="0052734F">
        <w:t>.</w:t>
      </w:r>
      <w:r w:rsidRPr="00290C16">
        <w:t xml:space="preserve"> </w:t>
      </w:r>
      <w:r w:rsidR="0052734F">
        <w:t>Die Library «</w:t>
      </w:r>
      <w:proofErr w:type="spellStart"/>
      <w:r w:rsidR="0052734F">
        <w:t>Jeda</w:t>
      </w:r>
      <w:proofErr w:type="spellEnd"/>
      <w:r w:rsidR="0052734F">
        <w:t xml:space="preserve">» wurde verwendet, </w:t>
      </w:r>
      <w:r w:rsidRPr="00290C16">
        <w:t xml:space="preserve">da diese Klassen zur </w:t>
      </w:r>
      <w:r w:rsidR="00D75E94" w:rsidRPr="00290C16">
        <w:t>grafischen</w:t>
      </w:r>
      <w:r w:rsidRPr="00290C16">
        <w:t xml:space="preserve"> Darstellung und zu Client-Server-Kommunikation beinhaltet. Die nächsten Schritte bestanden aus dem </w:t>
      </w:r>
      <w:ins w:id="146" w:author="Sandra Busch" w:date="2018-10-18T18:53:00Z">
        <w:r w:rsidR="0002124C">
          <w:t>E</w:t>
        </w:r>
      </w:ins>
      <w:del w:id="147" w:author="Sandra Busch" w:date="2018-10-18T18:53:00Z">
        <w:r w:rsidRPr="00290C16" w:rsidDel="0002124C">
          <w:delText>e</w:delText>
        </w:r>
      </w:del>
      <w:r w:rsidRPr="00290C16">
        <w:t xml:space="preserve">inlesen in die Client-Server-Kommunikation von </w:t>
      </w:r>
      <w:r w:rsidR="00464700">
        <w:t>«</w:t>
      </w:r>
      <w:proofErr w:type="spellStart"/>
      <w:r w:rsidRPr="00290C16">
        <w:t>Jeda</w:t>
      </w:r>
      <w:proofErr w:type="spellEnd"/>
      <w:r w:rsidR="00464700">
        <w:t>»</w:t>
      </w:r>
      <w:r w:rsidRPr="00290C16">
        <w:t xml:space="preserve"> und dem Erstellen eines Klassendiagramm</w:t>
      </w:r>
      <w:r w:rsidR="00464700">
        <w:t>s</w:t>
      </w:r>
      <w:r w:rsidRPr="00290C16">
        <w:t>.</w:t>
      </w:r>
    </w:p>
    <w:p w14:paraId="7E6FF0EB" w14:textId="77777777" w:rsidR="008063D1" w:rsidRDefault="008063D1" w:rsidP="00290C16">
      <w:pPr>
        <w:pStyle w:val="MAText"/>
        <w:keepNext/>
      </w:pPr>
    </w:p>
    <w:p w14:paraId="277A6062" w14:textId="77777777" w:rsidR="00853FDC" w:rsidRDefault="00290C16" w:rsidP="00853FDC">
      <w:pPr>
        <w:pStyle w:val="MAText"/>
        <w:keepNext/>
      </w:pPr>
      <w:r w:rsidRPr="00290C16">
        <w:rPr>
          <w:noProof/>
          <w:lang w:val="de-DE" w:eastAsia="de-DE"/>
        </w:rPr>
        <w:drawing>
          <wp:inline distT="0" distB="0" distL="0" distR="0" wp14:anchorId="182FA806" wp14:editId="774DB0DD">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14:paraId="1CD05091" w14:textId="77777777" w:rsidR="007C4FAE" w:rsidRDefault="00853FDC" w:rsidP="00853FDC">
      <w:pPr>
        <w:pStyle w:val="MABildunterschrift"/>
      </w:pPr>
      <w:r>
        <w:t xml:space="preserve">Abbildung </w:t>
      </w:r>
      <w:fldSimple w:instr=" SEQ Abbildung \* ARABIC ">
        <w:r>
          <w:rPr>
            <w:noProof/>
          </w:rPr>
          <w:t>2</w:t>
        </w:r>
      </w:fldSimple>
      <w:r>
        <w:t>: Beispiel eines Klassendiagramms</w:t>
      </w:r>
    </w:p>
    <w:p w14:paraId="7EAF90A8" w14:textId="77777777" w:rsidR="0002124C" w:rsidRDefault="0002124C" w:rsidP="00290C16">
      <w:pPr>
        <w:pStyle w:val="MAText"/>
        <w:rPr>
          <w:ins w:id="148" w:author="Sandra Busch" w:date="2018-10-18T18:53:00Z"/>
        </w:rPr>
      </w:pPr>
    </w:p>
    <w:p w14:paraId="304D6FE6" w14:textId="77777777" w:rsidR="00290C16" w:rsidRDefault="00290C16" w:rsidP="00290C16">
      <w:pPr>
        <w:pStyle w:val="MAText"/>
      </w:pPr>
      <w:r w:rsidRPr="00290C16">
        <w:t>Da beim Erstellen des Klassendiagramms immer wieder neue Dinge</w:t>
      </w:r>
      <w:r w:rsidR="0052734F">
        <w:t>, an die vorher noch nicht gedacht wurden,</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Pr="00290C16">
        <w:t>begonnen werden konnte. Vorher wurde aber noch eine Skizze der grafischen Oberfl</w:t>
      </w:r>
      <w:r w:rsidRPr="00290C16">
        <w:t>ä</w:t>
      </w:r>
      <w:r w:rsidRPr="00290C16">
        <w:t>che erstellt, die bei der Implement</w:t>
      </w:r>
      <w:r w:rsidR="00376AB0">
        <w:t>ierung</w:t>
      </w:r>
      <w:r w:rsidRPr="00290C16">
        <w:t xml:space="preserve"> als Orientierung diente. </w:t>
      </w:r>
    </w:p>
    <w:p w14:paraId="25CA8F91" w14:textId="77777777" w:rsidR="008063D1" w:rsidRPr="00290C16" w:rsidRDefault="008063D1" w:rsidP="00290C16">
      <w:pPr>
        <w:pStyle w:val="MAText"/>
      </w:pPr>
    </w:p>
    <w:p w14:paraId="66F26C50" w14:textId="77777777" w:rsidR="00290C16" w:rsidRDefault="00DD484B" w:rsidP="004D7A2E">
      <w:pPr>
        <w:pStyle w:val="MAberschrift1"/>
      </w:pPr>
      <w:bookmarkStart w:id="149" w:name="_Toc527613499"/>
      <w:r>
        <w:t>8</w:t>
      </w:r>
      <w:r w:rsidR="004D7A2E">
        <w:t xml:space="preserve">. </w:t>
      </w:r>
      <w:r w:rsidR="003F00F4">
        <w:t>Implementierung</w:t>
      </w:r>
      <w:bookmarkEnd w:id="149"/>
    </w:p>
    <w:p w14:paraId="7D323391" w14:textId="77777777" w:rsidR="003F00F4" w:rsidRDefault="00DD484B" w:rsidP="00B13DF5">
      <w:pPr>
        <w:pStyle w:val="MAberschrift2"/>
      </w:pPr>
      <w:bookmarkStart w:id="150" w:name="_Toc527613500"/>
      <w:r>
        <w:t>8</w:t>
      </w:r>
      <w:r w:rsidR="003F00F4">
        <w:t>.1</w:t>
      </w:r>
      <w:r w:rsidR="00B13DF5">
        <w:t xml:space="preserve"> </w:t>
      </w:r>
      <w:r w:rsidR="003F00F4">
        <w:t>Kommunikation</w:t>
      </w:r>
      <w:bookmarkEnd w:id="150"/>
    </w:p>
    <w:p w14:paraId="09F14135" w14:textId="1F59CD12"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proofErr w:type="spellStart"/>
      <w:r>
        <w:t>Jeda</w:t>
      </w:r>
      <w:proofErr w:type="spellEnd"/>
      <w:r w:rsidR="00574DAC">
        <w:t>»</w:t>
      </w:r>
      <w:r>
        <w:t xml:space="preserve"> Library umgesetzt. Als erstes </w:t>
      </w:r>
      <w:commentRangeStart w:id="151"/>
      <w:r>
        <w:t xml:space="preserve">muss im </w:t>
      </w:r>
      <w:r w:rsidR="003D0556">
        <w:t>Server-</w:t>
      </w:r>
      <w:r>
        <w:t>Programmteil ein neues Serverobjekt erstellt und an einem angeg</w:t>
      </w:r>
      <w:r>
        <w:t>e</w:t>
      </w:r>
      <w:r>
        <w:t xml:space="preserve">benen Port gestartet werden. Danach kann im </w:t>
      </w:r>
      <w:r w:rsidR="003D0556">
        <w:t>Client-</w:t>
      </w:r>
      <w:r>
        <w:t>Programmteil ein neues Connection-</w:t>
      </w:r>
      <w:ins w:id="152" w:author="Daniel Denzler" w:date="2018-10-20T14:23:00Z">
        <w:r w:rsidR="00384420">
          <w:t>O</w:t>
        </w:r>
      </w:ins>
      <w:del w:id="153" w:author="Daniel Denzler" w:date="2018-10-20T14:23:00Z">
        <w:r w:rsidDel="00384420">
          <w:delText>o</w:delText>
        </w:r>
      </w:del>
      <w:r>
        <w:t xml:space="preserve">bjekt erstellt werden und mit der </w:t>
      </w:r>
      <w:r w:rsidR="003D0556">
        <w:t>«</w:t>
      </w:r>
      <w:r>
        <w:t>open()-Methode</w:t>
      </w:r>
      <w:r w:rsidR="003D0556">
        <w:t>»</w:t>
      </w:r>
      <w:r>
        <w:t xml:space="preserve"> eine Verbindung zum Server auf </w:t>
      </w:r>
      <w:r w:rsidR="003D0556">
        <w:t xml:space="preserve">dem angegebenen </w:t>
      </w:r>
      <w:r>
        <w:t xml:space="preserve">Port hergestellt </w:t>
      </w:r>
      <w:commentRangeEnd w:id="151"/>
      <w:r w:rsidR="00134216">
        <w:rPr>
          <w:rStyle w:val="Kommentarzeichen"/>
          <w:rFonts w:asciiTheme="minorHAnsi" w:hAnsiTheme="minorHAnsi"/>
        </w:rPr>
        <w:commentReference w:id="151"/>
      </w:r>
      <w:r>
        <w:t xml:space="preserve">werden. Wenn eine Verbindung zum Server hergestellt wurde, erhält der Server ein </w:t>
      </w:r>
      <w:proofErr w:type="spellStart"/>
      <w:r>
        <w:t>ConnectionEvent</w:t>
      </w:r>
      <w:proofErr w:type="spellEnd"/>
      <w:r w:rsidR="003D0556">
        <w:t>,</w:t>
      </w:r>
      <w:r>
        <w:t xml:space="preserve"> aus dem er ein Connection-Objekt</w:t>
      </w:r>
      <w:r w:rsidR="003D0556" w:rsidRPr="003D0556">
        <w:t xml:space="preserve"> </w:t>
      </w:r>
      <w:r w:rsidR="003D0556">
        <w:t>erstellen kann</w:t>
      </w:r>
      <w:r w:rsidR="0052734F">
        <w:t xml:space="preserve">. Dieses </w:t>
      </w:r>
      <w:del w:id="154" w:author="Daniel Denzler" w:date="2018-10-20T14:23:00Z">
        <w:r w:rsidR="0052734F" w:rsidDel="00384420">
          <w:delText>Connectioin</w:delText>
        </w:r>
      </w:del>
      <w:ins w:id="155" w:author="Daniel Denzler" w:date="2018-10-20T14:23:00Z">
        <w:r w:rsidR="00384420">
          <w:t>Connection</w:t>
        </w:r>
      </w:ins>
      <w:r w:rsidR="0052734F">
        <w:t>-Objekt</w:t>
      </w:r>
      <w:r>
        <w:t xml:space="preserve"> </w:t>
      </w:r>
      <w:r w:rsidR="0052734F">
        <w:t>entspricht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14:paraId="075F47BA" w14:textId="77777777" w:rsidR="003D0556" w:rsidRDefault="003D0556" w:rsidP="003F00F4">
      <w:pPr>
        <w:pStyle w:val="MAText"/>
      </w:pPr>
    </w:p>
    <w:p w14:paraId="6D4F6A42" w14:textId="77777777" w:rsidR="003F00F4" w:rsidRDefault="003F00F4" w:rsidP="003F00F4">
      <w:pPr>
        <w:pStyle w:val="MAText"/>
      </w:pPr>
      <w:r>
        <w:t>In der untenstehenden Tabelle sind die Strings, die zur Kommunikation gebraucht werden, und deren Bedeutung abgebildet.</w:t>
      </w:r>
    </w:p>
    <w:p w14:paraId="1AAC4EF4" w14:textId="77777777" w:rsidR="007C4FAE" w:rsidRPr="00B029AD" w:rsidRDefault="007C4FAE" w:rsidP="003F00F4">
      <w:pPr>
        <w:pStyle w:val="MAText"/>
      </w:pPr>
    </w:p>
    <w:tbl>
      <w:tblPr>
        <w:tblStyle w:val="GridTable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14:paraId="261027F7" w14:textId="77777777" w:rsidTr="00F44DF5">
        <w:trPr>
          <w:cnfStyle w:val="100000000000" w:firstRow="1" w:lastRow="0" w:firstColumn="0" w:lastColumn="0" w:oddVBand="0" w:evenVBand="0" w:oddHBand="0" w:evenHBand="0" w:firstRowFirstColumn="0" w:firstRowLastColumn="0" w:lastRowFirstColumn="0" w:lastRowLastColumn="0"/>
        </w:trPr>
        <w:tc>
          <w:tcPr>
            <w:tcW w:w="2693" w:type="dxa"/>
          </w:tcPr>
          <w:p w14:paraId="5F5DAC8C" w14:textId="77777777" w:rsidR="00F44DF5" w:rsidRPr="00E74C17" w:rsidRDefault="00F44DF5" w:rsidP="00442B82">
            <w:pPr>
              <w:pStyle w:val="MAText"/>
              <w:keepNext/>
              <w:keepLines/>
              <w:spacing w:before="60" w:afterLines="60" w:after="144"/>
            </w:pPr>
            <w:r>
              <w:lastRenderedPageBreak/>
              <w:t>Strings</w:t>
            </w:r>
          </w:p>
        </w:tc>
        <w:tc>
          <w:tcPr>
            <w:tcW w:w="2541" w:type="dxa"/>
          </w:tcPr>
          <w:p w14:paraId="27B162C2" w14:textId="77777777" w:rsidR="00F44DF5" w:rsidRDefault="00F44DF5" w:rsidP="00442B82">
            <w:pPr>
              <w:pStyle w:val="MAText"/>
              <w:keepNext/>
              <w:keepLines/>
              <w:spacing w:before="60" w:afterLines="60" w:after="144"/>
            </w:pPr>
            <w:r w:rsidRPr="004F6A6F">
              <w:t>Übermittelt</w:t>
            </w:r>
          </w:p>
        </w:tc>
        <w:tc>
          <w:tcPr>
            <w:tcW w:w="2841" w:type="dxa"/>
          </w:tcPr>
          <w:p w14:paraId="5B267588" w14:textId="77777777" w:rsidR="00F44DF5" w:rsidRPr="00E74C17" w:rsidRDefault="00F44DF5" w:rsidP="00442B82">
            <w:pPr>
              <w:pStyle w:val="MAText"/>
              <w:keepNext/>
              <w:keepLines/>
              <w:spacing w:before="60" w:afterLines="60" w:after="144"/>
            </w:pPr>
            <w:r>
              <w:t>Erklärung</w:t>
            </w:r>
          </w:p>
        </w:tc>
        <w:tc>
          <w:tcPr>
            <w:tcW w:w="992" w:type="dxa"/>
          </w:tcPr>
          <w:p w14:paraId="6D77C010" w14:textId="77777777" w:rsidR="00F44DF5" w:rsidRPr="00E74C17" w:rsidRDefault="00F44DF5" w:rsidP="00442B82">
            <w:pPr>
              <w:pStyle w:val="MAText"/>
              <w:keepNext/>
              <w:keepLines/>
              <w:spacing w:before="60" w:afterLines="60" w:after="144"/>
            </w:pPr>
            <w:r w:rsidRPr="00E74C17">
              <w:t>Sender</w:t>
            </w:r>
          </w:p>
        </w:tc>
      </w:tr>
      <w:tr w:rsidR="00F44DF5" w:rsidRPr="00E74C17" w14:paraId="31F5B9C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54D9F5D6" w14:textId="77777777" w:rsidR="00F44DF5" w:rsidRPr="00E74C17" w:rsidRDefault="00F44DF5" w:rsidP="00442B82">
            <w:pPr>
              <w:pStyle w:val="MAText"/>
              <w:keepNext/>
              <w:keepLines/>
              <w:spacing w:before="60" w:afterLines="60" w:after="144"/>
            </w:pPr>
            <w:r w:rsidRPr="00E74C17">
              <w:t>«Cards:k1,k2,…,k14»</w:t>
            </w:r>
          </w:p>
        </w:tc>
        <w:tc>
          <w:tcPr>
            <w:tcW w:w="2541" w:type="dxa"/>
          </w:tcPr>
          <w:p w14:paraId="48B8FB0B" w14:textId="77777777" w:rsidR="00F44DF5" w:rsidRPr="00E74C17" w:rsidRDefault="00F44DF5" w:rsidP="00442B82">
            <w:pPr>
              <w:pStyle w:val="MAText"/>
              <w:keepNext/>
              <w:keepLines/>
              <w:spacing w:before="60" w:afterLines="60" w:after="144"/>
            </w:pPr>
            <w:r w:rsidRPr="004F6A6F">
              <w:t>Karten des Spielers</w:t>
            </w:r>
          </w:p>
        </w:tc>
        <w:tc>
          <w:tcPr>
            <w:tcW w:w="2841" w:type="dxa"/>
          </w:tcPr>
          <w:p w14:paraId="7B83A8D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k1,…,k14 </w:t>
            </w:r>
          </w:p>
        </w:tc>
        <w:tc>
          <w:tcPr>
            <w:tcW w:w="992" w:type="dxa"/>
          </w:tcPr>
          <w:p w14:paraId="04F123C4" w14:textId="77777777" w:rsidR="00F44DF5" w:rsidRPr="00E74C17" w:rsidRDefault="00F44DF5" w:rsidP="00442B82">
            <w:pPr>
              <w:pStyle w:val="MAText"/>
              <w:keepNext/>
              <w:keepLines/>
              <w:spacing w:before="60" w:afterLines="60" w:after="144"/>
            </w:pPr>
            <w:r w:rsidRPr="00E74C17">
              <w:t>Server</w:t>
            </w:r>
          </w:p>
        </w:tc>
      </w:tr>
      <w:tr w:rsidR="00F44DF5" w:rsidRPr="00E74C17" w14:paraId="6B980AFF" w14:textId="77777777" w:rsidTr="00F44DF5">
        <w:tc>
          <w:tcPr>
            <w:tcW w:w="2693" w:type="dxa"/>
          </w:tcPr>
          <w:p w14:paraId="3AE5854D" w14:textId="77777777" w:rsidR="00F44DF5" w:rsidRPr="00E74C17" w:rsidRDefault="00F44DF5" w:rsidP="00442B82">
            <w:pPr>
              <w:pStyle w:val="MAText"/>
              <w:keepNext/>
              <w:keepLines/>
              <w:spacing w:before="60" w:afterLines="60" w:after="144"/>
            </w:pPr>
            <w:r w:rsidRPr="00E74C17">
              <w:t>«x:SchupfCards:k1,k2,k3»</w:t>
            </w:r>
          </w:p>
        </w:tc>
        <w:tc>
          <w:tcPr>
            <w:tcW w:w="2541" w:type="dxa"/>
          </w:tcPr>
          <w:p w14:paraId="1237ABAC" w14:textId="77777777" w:rsidR="00F44DF5" w:rsidRPr="00E74C17" w:rsidRDefault="00F44DF5" w:rsidP="00442B82">
            <w:pPr>
              <w:pStyle w:val="MAText"/>
              <w:keepNext/>
              <w:keepLines/>
              <w:spacing w:before="60" w:afterLines="60" w:after="144"/>
            </w:pPr>
            <w:r w:rsidRPr="004F6A6F">
              <w:t>Karten, die Spieler schupft</w:t>
            </w:r>
          </w:p>
        </w:tc>
        <w:tc>
          <w:tcPr>
            <w:tcW w:w="2841" w:type="dxa"/>
          </w:tcPr>
          <w:p w14:paraId="7CC1B102"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14:paraId="2DB09D87" w14:textId="77777777" w:rsidR="00F44DF5" w:rsidRPr="00E74C17" w:rsidRDefault="00F44DF5" w:rsidP="00442B82">
            <w:pPr>
              <w:pStyle w:val="MAText"/>
              <w:keepNext/>
              <w:keepLines/>
              <w:spacing w:before="60" w:afterLines="60" w:after="144"/>
            </w:pPr>
            <w:r w:rsidRPr="00E74C17">
              <w:t>Client</w:t>
            </w:r>
          </w:p>
        </w:tc>
      </w:tr>
      <w:tr w:rsidR="00F44DF5" w:rsidRPr="00E74C17" w14:paraId="22AC5B3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42EAD95D" w14:textId="77777777" w:rsidR="00F44DF5" w:rsidRPr="00E74C17" w:rsidRDefault="00F44DF5" w:rsidP="00442B82">
            <w:pPr>
              <w:pStyle w:val="MAText"/>
              <w:keepNext/>
              <w:keepLines/>
              <w:spacing w:before="60" w:afterLines="60" w:after="144"/>
            </w:pPr>
            <w:r w:rsidRPr="00E74C17">
              <w:t>«x:Play:k1,…,</w:t>
            </w:r>
            <w:proofErr w:type="spellStart"/>
            <w:r w:rsidRPr="00E74C17">
              <w:t>kn</w:t>
            </w:r>
            <w:proofErr w:type="spellEnd"/>
            <w:r w:rsidRPr="00E74C17">
              <w:t>»</w:t>
            </w:r>
          </w:p>
        </w:tc>
        <w:tc>
          <w:tcPr>
            <w:tcW w:w="2541" w:type="dxa"/>
          </w:tcPr>
          <w:p w14:paraId="46A1A106" w14:textId="77777777" w:rsidR="00F44DF5" w:rsidRPr="00E74C17" w:rsidRDefault="00F44DF5" w:rsidP="00442B82">
            <w:pPr>
              <w:pStyle w:val="MAText"/>
              <w:keepNext/>
              <w:keepLines/>
              <w:spacing w:before="60" w:afterLines="60" w:after="144"/>
            </w:pPr>
            <w:r w:rsidRPr="004F6A6F">
              <w:t>Karten, die Spieler spielen will</w:t>
            </w:r>
          </w:p>
        </w:tc>
        <w:tc>
          <w:tcPr>
            <w:tcW w:w="2841" w:type="dxa"/>
          </w:tcPr>
          <w:p w14:paraId="41AB2DA9"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k1,…,</w:t>
            </w:r>
            <w:proofErr w:type="spellStart"/>
            <w:r w:rsidRPr="00E74C17">
              <w:t>k</w:t>
            </w:r>
            <w:r>
              <w:t>n</w:t>
            </w:r>
            <w:proofErr w:type="spellEnd"/>
            <w:r>
              <w:t>:,</w:t>
            </w:r>
            <w:r w:rsidRPr="00E74C17">
              <w:t xml:space="preserve"> x</w:t>
            </w:r>
            <w:r>
              <w:t xml:space="preserve"> =</w:t>
            </w:r>
            <w:r w:rsidRPr="00E74C17">
              <w:t xml:space="preserve"> Spielernummer</w:t>
            </w:r>
          </w:p>
        </w:tc>
        <w:tc>
          <w:tcPr>
            <w:tcW w:w="992" w:type="dxa"/>
          </w:tcPr>
          <w:p w14:paraId="5F037500" w14:textId="77777777" w:rsidR="00F44DF5" w:rsidRPr="00E74C17" w:rsidRDefault="00F44DF5" w:rsidP="00442B82">
            <w:pPr>
              <w:pStyle w:val="MAText"/>
              <w:keepNext/>
              <w:keepLines/>
              <w:spacing w:before="60" w:afterLines="60" w:after="144"/>
            </w:pPr>
            <w:r w:rsidRPr="00E74C17">
              <w:t>Client</w:t>
            </w:r>
          </w:p>
        </w:tc>
      </w:tr>
      <w:tr w:rsidR="00F44DF5" w:rsidRPr="00E74C17" w14:paraId="48C62073" w14:textId="77777777" w:rsidTr="00F44DF5">
        <w:tc>
          <w:tcPr>
            <w:tcW w:w="2693" w:type="dxa"/>
          </w:tcPr>
          <w:p w14:paraId="49341B21" w14:textId="77777777" w:rsidR="00F44DF5" w:rsidRPr="00E74C17" w:rsidRDefault="00F44DF5" w:rsidP="00442B82">
            <w:pPr>
              <w:pStyle w:val="MAText"/>
              <w:keepNext/>
              <w:keepLines/>
              <w:spacing w:before="60" w:afterLines="60" w:after="144"/>
            </w:pPr>
            <w:r w:rsidRPr="00E74C17">
              <w:t>«</w:t>
            </w:r>
            <w:proofErr w:type="spellStart"/>
            <w:r w:rsidRPr="00E74C17">
              <w:t>x:Pass</w:t>
            </w:r>
            <w:proofErr w:type="spellEnd"/>
            <w:r w:rsidRPr="00E74C17">
              <w:t>»</w:t>
            </w:r>
          </w:p>
        </w:tc>
        <w:tc>
          <w:tcPr>
            <w:tcW w:w="2541" w:type="dxa"/>
          </w:tcPr>
          <w:p w14:paraId="6F01AC22" w14:textId="77777777" w:rsidR="00F44DF5" w:rsidRDefault="00F44DF5" w:rsidP="00442B82">
            <w:pPr>
              <w:pStyle w:val="MAText"/>
              <w:keepNext/>
              <w:keepLines/>
              <w:spacing w:before="60" w:afterLines="60" w:after="144"/>
            </w:pPr>
            <w:r w:rsidRPr="004F6A6F">
              <w:t>Spieler passt</w:t>
            </w:r>
          </w:p>
        </w:tc>
        <w:tc>
          <w:tcPr>
            <w:tcW w:w="2841" w:type="dxa"/>
          </w:tcPr>
          <w:p w14:paraId="2E358AD1"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571B2E25" w14:textId="77777777" w:rsidR="00F44DF5" w:rsidRPr="00E74C17" w:rsidRDefault="00F44DF5" w:rsidP="00442B82">
            <w:pPr>
              <w:pStyle w:val="MAText"/>
              <w:keepNext/>
              <w:keepLines/>
              <w:spacing w:before="60" w:afterLines="60" w:after="144"/>
            </w:pPr>
            <w:r w:rsidRPr="00E74C17">
              <w:t>Client</w:t>
            </w:r>
          </w:p>
        </w:tc>
      </w:tr>
      <w:tr w:rsidR="00F44DF5" w:rsidRPr="00E74C17" w14:paraId="6BD8F2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3D7C1E7" w14:textId="77777777" w:rsidR="00F44DF5" w:rsidRPr="00E74C17" w:rsidRDefault="00F44DF5" w:rsidP="00442B82">
            <w:pPr>
              <w:pStyle w:val="MAText"/>
              <w:keepNext/>
              <w:keepLines/>
              <w:spacing w:before="60" w:afterLines="60" w:after="144"/>
            </w:pPr>
            <w:r w:rsidRPr="00E74C17">
              <w:t>«</w:t>
            </w:r>
            <w:proofErr w:type="spellStart"/>
            <w:r w:rsidRPr="00E74C17">
              <w:t>Error:</w:t>
            </w:r>
            <w:r>
              <w:t>T</w:t>
            </w:r>
            <w:r w:rsidRPr="00E74C17">
              <w:t>ext</w:t>
            </w:r>
            <w:proofErr w:type="spellEnd"/>
            <w:r w:rsidRPr="00E74C17">
              <w:t>»</w:t>
            </w:r>
          </w:p>
        </w:tc>
        <w:tc>
          <w:tcPr>
            <w:tcW w:w="2541" w:type="dxa"/>
          </w:tcPr>
          <w:p w14:paraId="3736AADD" w14:textId="77777777" w:rsidR="00F44DF5" w:rsidRPr="00E74C17" w:rsidRDefault="00F44DF5" w:rsidP="00442B82">
            <w:pPr>
              <w:pStyle w:val="MAText"/>
              <w:keepNext/>
              <w:keepLines/>
              <w:spacing w:before="60" w:afterLines="60" w:after="144"/>
            </w:pPr>
            <w:r w:rsidRPr="004F6A6F">
              <w:t>Problem beim Spielen der Karten</w:t>
            </w:r>
          </w:p>
        </w:tc>
        <w:tc>
          <w:tcPr>
            <w:tcW w:w="2841" w:type="dxa"/>
          </w:tcPr>
          <w:p w14:paraId="4745A226" w14:textId="77777777" w:rsidR="00F44DF5" w:rsidRPr="00E74C17" w:rsidRDefault="00F44DF5" w:rsidP="00442B82">
            <w:pPr>
              <w:pStyle w:val="MAText"/>
              <w:keepNext/>
              <w:keepLines/>
              <w:spacing w:before="60" w:afterLines="60" w:after="144"/>
            </w:pPr>
            <w:r w:rsidRPr="00E74C17">
              <w:t>Text: Grund für Problem</w:t>
            </w:r>
          </w:p>
        </w:tc>
        <w:tc>
          <w:tcPr>
            <w:tcW w:w="992" w:type="dxa"/>
          </w:tcPr>
          <w:p w14:paraId="556A58AE" w14:textId="77777777" w:rsidR="00F44DF5" w:rsidRPr="00E74C17" w:rsidRDefault="00F44DF5" w:rsidP="00442B82">
            <w:pPr>
              <w:pStyle w:val="MAText"/>
              <w:keepNext/>
              <w:keepLines/>
              <w:spacing w:before="60" w:afterLines="60" w:after="144"/>
            </w:pPr>
            <w:r w:rsidRPr="00E74C17">
              <w:t>Server</w:t>
            </w:r>
          </w:p>
        </w:tc>
      </w:tr>
      <w:tr w:rsidR="00F44DF5" w:rsidRPr="00E74C17" w14:paraId="01C69488" w14:textId="77777777" w:rsidTr="00F44DF5">
        <w:tc>
          <w:tcPr>
            <w:tcW w:w="2693" w:type="dxa"/>
          </w:tcPr>
          <w:p w14:paraId="7CEE9D56" w14:textId="77777777" w:rsidR="00F44DF5" w:rsidRPr="00E74C17" w:rsidRDefault="00F44DF5" w:rsidP="00442B82">
            <w:pPr>
              <w:pStyle w:val="MAText"/>
              <w:keepNext/>
              <w:keepLines/>
              <w:spacing w:before="60" w:afterLines="60" w:after="144"/>
            </w:pPr>
            <w:r w:rsidRPr="00E74C17">
              <w:t>«Played:k1,…,</w:t>
            </w:r>
            <w:proofErr w:type="spellStart"/>
            <w:r w:rsidRPr="00E74C17">
              <w:t>kn</w:t>
            </w:r>
            <w:proofErr w:type="spellEnd"/>
            <w:r w:rsidRPr="00E74C17">
              <w:t>»</w:t>
            </w:r>
          </w:p>
        </w:tc>
        <w:tc>
          <w:tcPr>
            <w:tcW w:w="2541" w:type="dxa"/>
          </w:tcPr>
          <w:p w14:paraId="6916ECBE" w14:textId="77777777" w:rsidR="00F44DF5" w:rsidRPr="00E74C17" w:rsidRDefault="00F44DF5" w:rsidP="00442B82">
            <w:pPr>
              <w:pStyle w:val="MAText"/>
              <w:keepNext/>
              <w:keepLines/>
              <w:spacing w:before="60" w:afterLines="60" w:after="144"/>
            </w:pPr>
            <w:r w:rsidRPr="004F6A6F">
              <w:t>Neu gespielte Karten</w:t>
            </w:r>
          </w:p>
        </w:tc>
        <w:tc>
          <w:tcPr>
            <w:tcW w:w="2841" w:type="dxa"/>
          </w:tcPr>
          <w:p w14:paraId="2F8522A5" w14:textId="77777777"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k1,…,</w:t>
            </w:r>
            <w:proofErr w:type="spellStart"/>
            <w:r w:rsidRPr="00E74C17">
              <w:t>k</w:t>
            </w:r>
            <w:r>
              <w:t>n</w:t>
            </w:r>
            <w:proofErr w:type="spellEnd"/>
            <w:r>
              <w:t xml:space="preserve">: </w:t>
            </w:r>
          </w:p>
        </w:tc>
        <w:tc>
          <w:tcPr>
            <w:tcW w:w="992" w:type="dxa"/>
          </w:tcPr>
          <w:p w14:paraId="218EE3D1" w14:textId="77777777" w:rsidR="00F44DF5" w:rsidRPr="00E74C17" w:rsidRDefault="00F44DF5" w:rsidP="00442B82">
            <w:pPr>
              <w:pStyle w:val="MAText"/>
              <w:keepNext/>
              <w:keepLines/>
              <w:spacing w:before="60" w:afterLines="60" w:after="144"/>
            </w:pPr>
            <w:r w:rsidRPr="00E74C17">
              <w:t>Server</w:t>
            </w:r>
          </w:p>
        </w:tc>
      </w:tr>
      <w:tr w:rsidR="00F44DF5" w:rsidRPr="00E74C17" w14:paraId="498BE8A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A3CE373" w14:textId="77777777" w:rsidR="00F44DF5" w:rsidRPr="00E74C17" w:rsidRDefault="00F44DF5" w:rsidP="00442B82">
            <w:pPr>
              <w:pStyle w:val="MAText"/>
              <w:keepNext/>
              <w:keepLines/>
              <w:spacing w:before="60" w:afterLines="60" w:after="144"/>
            </w:pPr>
            <w:r w:rsidRPr="00E74C17">
              <w:t>«SchupfedCards:k1,k2,k3»</w:t>
            </w:r>
          </w:p>
        </w:tc>
        <w:tc>
          <w:tcPr>
            <w:tcW w:w="2541" w:type="dxa"/>
          </w:tcPr>
          <w:p w14:paraId="4CEE758A" w14:textId="77777777"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14:paraId="732019E7" w14:textId="77777777" w:rsidR="00F44DF5" w:rsidRPr="00E74C17" w:rsidRDefault="00F44DF5" w:rsidP="00442B82">
            <w:pPr>
              <w:pStyle w:val="MAText"/>
              <w:keepNext/>
              <w:keepLines/>
              <w:spacing w:before="60" w:afterLines="60" w:after="144"/>
            </w:pPr>
            <w:proofErr w:type="spellStart"/>
            <w:r w:rsidRPr="00E74C17">
              <w:t>KartenIDs</w:t>
            </w:r>
            <w:proofErr w:type="spellEnd"/>
            <w:r>
              <w:t>:</w:t>
            </w:r>
            <w:r w:rsidRPr="00E74C17">
              <w:t xml:space="preserve"> k1,k2,k3</w:t>
            </w:r>
            <w:r>
              <w:t>:</w:t>
            </w:r>
            <w:r w:rsidRPr="00E74C17">
              <w:t xml:space="preserve"> </w:t>
            </w:r>
          </w:p>
        </w:tc>
        <w:tc>
          <w:tcPr>
            <w:tcW w:w="992" w:type="dxa"/>
          </w:tcPr>
          <w:p w14:paraId="318EACE7" w14:textId="77777777" w:rsidR="00F44DF5" w:rsidRPr="00E74C17" w:rsidRDefault="00F44DF5" w:rsidP="00442B82">
            <w:pPr>
              <w:pStyle w:val="MAText"/>
              <w:keepNext/>
              <w:keepLines/>
              <w:spacing w:before="60" w:afterLines="60" w:after="144"/>
            </w:pPr>
            <w:r w:rsidRPr="00E74C17">
              <w:t>Server</w:t>
            </w:r>
          </w:p>
        </w:tc>
      </w:tr>
      <w:tr w:rsidR="00F44DF5" w:rsidRPr="00E74C17" w14:paraId="4FAC6974" w14:textId="77777777" w:rsidTr="00F44DF5">
        <w:tc>
          <w:tcPr>
            <w:tcW w:w="2693" w:type="dxa"/>
          </w:tcPr>
          <w:p w14:paraId="1769BE4B" w14:textId="77777777" w:rsidR="00F44DF5" w:rsidRPr="00E74C17" w:rsidRDefault="00F44DF5" w:rsidP="00442B82">
            <w:pPr>
              <w:pStyle w:val="MAText"/>
              <w:keepNext/>
              <w:keepLines/>
              <w:spacing w:before="60" w:afterLines="60" w:after="144"/>
            </w:pPr>
            <w:r w:rsidRPr="00E74C17">
              <w:t>«</w:t>
            </w:r>
            <w:proofErr w:type="spellStart"/>
            <w:r w:rsidRPr="00E74C17">
              <w:t>YourTurn:true</w:t>
            </w:r>
            <w:proofErr w:type="spellEnd"/>
            <w:r w:rsidRPr="00E74C17">
              <w:t>»</w:t>
            </w:r>
          </w:p>
        </w:tc>
        <w:tc>
          <w:tcPr>
            <w:tcW w:w="2541" w:type="dxa"/>
          </w:tcPr>
          <w:p w14:paraId="4EB5F260" w14:textId="77777777" w:rsidR="00F44DF5" w:rsidRPr="00E74C17" w:rsidRDefault="00F44DF5" w:rsidP="00442B82">
            <w:pPr>
              <w:pStyle w:val="MAText"/>
              <w:keepNext/>
              <w:keepLines/>
              <w:spacing w:before="60" w:afterLines="60" w:after="144"/>
            </w:pPr>
            <w:r w:rsidRPr="004F6A6F">
              <w:t>Spieler ist an der Reihe</w:t>
            </w:r>
          </w:p>
        </w:tc>
        <w:tc>
          <w:tcPr>
            <w:tcW w:w="2841" w:type="dxa"/>
          </w:tcPr>
          <w:p w14:paraId="35203061" w14:textId="77777777" w:rsidR="00F44DF5" w:rsidRPr="00E74C17" w:rsidRDefault="00F44DF5" w:rsidP="00442B82">
            <w:pPr>
              <w:pStyle w:val="MAText"/>
              <w:keepNext/>
              <w:keepLines/>
              <w:spacing w:before="60" w:afterLines="60" w:after="144"/>
            </w:pPr>
          </w:p>
        </w:tc>
        <w:tc>
          <w:tcPr>
            <w:tcW w:w="992" w:type="dxa"/>
          </w:tcPr>
          <w:p w14:paraId="2EECDB78" w14:textId="77777777" w:rsidR="00F44DF5" w:rsidRPr="00E74C17" w:rsidRDefault="00F44DF5" w:rsidP="00442B82">
            <w:pPr>
              <w:pStyle w:val="MAText"/>
              <w:keepNext/>
              <w:keepLines/>
              <w:spacing w:before="60" w:afterLines="60" w:after="144"/>
            </w:pPr>
            <w:r w:rsidRPr="00E74C17">
              <w:t>Server</w:t>
            </w:r>
          </w:p>
        </w:tc>
      </w:tr>
      <w:tr w:rsidR="00F44DF5" w:rsidRPr="00E74C17" w14:paraId="1EEBF6A6"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565F55" w14:textId="77777777" w:rsidR="00F44DF5" w:rsidRPr="00E74C17" w:rsidRDefault="00F44DF5" w:rsidP="00442B82">
            <w:pPr>
              <w:pStyle w:val="MAText"/>
              <w:keepNext/>
              <w:keepLines/>
              <w:spacing w:before="60" w:afterLines="60" w:after="144"/>
            </w:pPr>
            <w:r w:rsidRPr="00E74C17">
              <w:t>«</w:t>
            </w:r>
            <w:proofErr w:type="spellStart"/>
            <w:r w:rsidRPr="00E74C17">
              <w:t>YourTurn:false</w:t>
            </w:r>
            <w:proofErr w:type="spellEnd"/>
            <w:r w:rsidRPr="00E74C17">
              <w:t>»</w:t>
            </w:r>
          </w:p>
        </w:tc>
        <w:tc>
          <w:tcPr>
            <w:tcW w:w="2541" w:type="dxa"/>
          </w:tcPr>
          <w:p w14:paraId="209411B4" w14:textId="77777777" w:rsidR="00F44DF5" w:rsidRPr="00E74C17" w:rsidRDefault="00F44DF5" w:rsidP="00442B82">
            <w:pPr>
              <w:pStyle w:val="MAText"/>
              <w:keepNext/>
              <w:keepLines/>
              <w:spacing w:before="60" w:afterLines="60" w:after="144"/>
            </w:pPr>
            <w:r w:rsidRPr="004F6A6F">
              <w:t>Spieler ist nicht mehr an der Reihe</w:t>
            </w:r>
          </w:p>
        </w:tc>
        <w:tc>
          <w:tcPr>
            <w:tcW w:w="2841" w:type="dxa"/>
          </w:tcPr>
          <w:p w14:paraId="6B77E75A" w14:textId="77777777" w:rsidR="00F44DF5" w:rsidRPr="00E74C17" w:rsidRDefault="00F44DF5" w:rsidP="00442B82">
            <w:pPr>
              <w:pStyle w:val="MAText"/>
              <w:keepNext/>
              <w:keepLines/>
              <w:spacing w:before="60" w:afterLines="60" w:after="144"/>
            </w:pPr>
          </w:p>
        </w:tc>
        <w:tc>
          <w:tcPr>
            <w:tcW w:w="992" w:type="dxa"/>
          </w:tcPr>
          <w:p w14:paraId="71F3540A" w14:textId="77777777" w:rsidR="00F44DF5" w:rsidRPr="00E74C17" w:rsidRDefault="00F44DF5" w:rsidP="00442B82">
            <w:pPr>
              <w:pStyle w:val="MAText"/>
              <w:keepNext/>
              <w:keepLines/>
              <w:spacing w:before="60" w:afterLines="60" w:after="144"/>
            </w:pPr>
            <w:r w:rsidRPr="00E74C17">
              <w:t>Server</w:t>
            </w:r>
          </w:p>
        </w:tc>
      </w:tr>
      <w:tr w:rsidR="00F44DF5" w:rsidRPr="00E74C17" w14:paraId="027381F6" w14:textId="77777777" w:rsidTr="00F44DF5">
        <w:tc>
          <w:tcPr>
            <w:tcW w:w="2693" w:type="dxa"/>
          </w:tcPr>
          <w:p w14:paraId="5D621140" w14:textId="77777777" w:rsidR="00F44DF5" w:rsidRPr="00E74C17" w:rsidRDefault="00F44DF5" w:rsidP="00442B82">
            <w:pPr>
              <w:pStyle w:val="MAText"/>
              <w:keepNext/>
              <w:keepLines/>
              <w:spacing w:before="60" w:afterLines="60" w:after="144"/>
            </w:pPr>
            <w:r w:rsidRPr="00E74C17">
              <w:t>«</w:t>
            </w:r>
            <w:proofErr w:type="spellStart"/>
            <w:r w:rsidRPr="00E74C17">
              <w:t>Passed:x</w:t>
            </w:r>
            <w:proofErr w:type="spellEnd"/>
            <w:r w:rsidRPr="00E74C17">
              <w:t>»</w:t>
            </w:r>
          </w:p>
        </w:tc>
        <w:tc>
          <w:tcPr>
            <w:tcW w:w="2541" w:type="dxa"/>
          </w:tcPr>
          <w:p w14:paraId="163CA104" w14:textId="77777777"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14:paraId="2EF9C4FC" w14:textId="77777777"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14:paraId="3F06C9AB" w14:textId="77777777" w:rsidR="00F44DF5" w:rsidRPr="00E74C17" w:rsidRDefault="00F44DF5" w:rsidP="00442B82">
            <w:pPr>
              <w:pStyle w:val="MAText"/>
              <w:keepNext/>
              <w:keepLines/>
              <w:spacing w:before="60" w:afterLines="60" w:after="144"/>
            </w:pPr>
            <w:r w:rsidRPr="00E74C17">
              <w:t>Server</w:t>
            </w:r>
          </w:p>
        </w:tc>
      </w:tr>
      <w:tr w:rsidR="00F44DF5" w:rsidRPr="00E74C17" w14:paraId="43249770"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4D6FDE" w14:textId="77777777" w:rsidR="00F44DF5" w:rsidRPr="00E74C17" w:rsidRDefault="00F44DF5" w:rsidP="00442B82">
            <w:pPr>
              <w:pStyle w:val="MAText"/>
              <w:keepNext/>
              <w:keepLines/>
              <w:spacing w:before="60" w:afterLines="60" w:after="144"/>
            </w:pPr>
            <w:r w:rsidRPr="00E74C17">
              <w:t>«</w:t>
            </w:r>
            <w:proofErr w:type="spellStart"/>
            <w:r w:rsidRPr="00E74C17">
              <w:t>Message:</w:t>
            </w:r>
            <w:r>
              <w:t>T</w:t>
            </w:r>
            <w:r w:rsidRPr="00E74C17">
              <w:t>ext</w:t>
            </w:r>
            <w:proofErr w:type="spellEnd"/>
            <w:r w:rsidRPr="00E74C17">
              <w:t>»</w:t>
            </w:r>
          </w:p>
        </w:tc>
        <w:tc>
          <w:tcPr>
            <w:tcW w:w="2541" w:type="dxa"/>
          </w:tcPr>
          <w:p w14:paraId="49C965A7" w14:textId="77777777" w:rsidR="00F44DF5" w:rsidRPr="00E74C17" w:rsidRDefault="00F44DF5" w:rsidP="00442B82">
            <w:pPr>
              <w:pStyle w:val="MAText"/>
              <w:keepNext/>
              <w:keepLines/>
              <w:spacing w:before="60" w:afterLines="60" w:after="144"/>
            </w:pPr>
            <w:r w:rsidRPr="004F6A6F">
              <w:t>Nachricht</w:t>
            </w:r>
          </w:p>
        </w:tc>
        <w:tc>
          <w:tcPr>
            <w:tcW w:w="2841" w:type="dxa"/>
          </w:tcPr>
          <w:p w14:paraId="4E4D8585" w14:textId="77777777" w:rsidR="00F44DF5" w:rsidRPr="00E74C17" w:rsidRDefault="00F44DF5" w:rsidP="00442B82">
            <w:pPr>
              <w:pStyle w:val="MAText"/>
              <w:keepNext/>
              <w:keepLines/>
              <w:spacing w:before="60" w:afterLines="60" w:after="144"/>
            </w:pPr>
            <w:r w:rsidRPr="00E74C17">
              <w:t xml:space="preserve">Text: Nachricht </w:t>
            </w:r>
          </w:p>
        </w:tc>
        <w:tc>
          <w:tcPr>
            <w:tcW w:w="992" w:type="dxa"/>
          </w:tcPr>
          <w:p w14:paraId="0F080E98" w14:textId="77777777" w:rsidR="00F44DF5" w:rsidRPr="00E74C17" w:rsidRDefault="00F44DF5" w:rsidP="00442B82">
            <w:pPr>
              <w:pStyle w:val="MAText"/>
              <w:keepNext/>
              <w:keepLines/>
              <w:spacing w:before="60" w:afterLines="60" w:after="144"/>
            </w:pPr>
            <w:r w:rsidRPr="00E74C17">
              <w:t>Server</w:t>
            </w:r>
          </w:p>
        </w:tc>
      </w:tr>
      <w:tr w:rsidR="00F44DF5" w:rsidRPr="00E74C17" w14:paraId="4DAE916A" w14:textId="77777777" w:rsidTr="00F44DF5">
        <w:tc>
          <w:tcPr>
            <w:tcW w:w="2693" w:type="dxa"/>
          </w:tcPr>
          <w:p w14:paraId="6DD282B2" w14:textId="77777777" w:rsidR="00F44DF5" w:rsidRPr="00E74C17" w:rsidRDefault="00F44DF5" w:rsidP="00442B82">
            <w:pPr>
              <w:pStyle w:val="MAText"/>
              <w:keepNext/>
              <w:keepLines/>
              <w:spacing w:before="60" w:afterLines="60" w:after="144"/>
            </w:pPr>
            <w:r w:rsidRPr="00E74C17">
              <w:t>«</w:t>
            </w:r>
            <w:proofErr w:type="spellStart"/>
            <w:r w:rsidRPr="00E74C17">
              <w:t>x:Pass</w:t>
            </w:r>
            <w:proofErr w:type="spellEnd"/>
            <w:r w:rsidRPr="00E74C17">
              <w:t>:</w:t>
            </w:r>
            <w:r w:rsidR="00BA5A2A">
              <w:t xml:space="preserve"> </w:t>
            </w:r>
            <w:r w:rsidRPr="00E74C17">
              <w:t>»</w:t>
            </w:r>
          </w:p>
        </w:tc>
        <w:tc>
          <w:tcPr>
            <w:tcW w:w="2541" w:type="dxa"/>
          </w:tcPr>
          <w:p w14:paraId="3FECCCCB" w14:textId="77777777"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14:paraId="7A795166" w14:textId="77777777"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14:paraId="1B34A51A" w14:textId="77777777" w:rsidR="00F44DF5" w:rsidRPr="00E74C17" w:rsidRDefault="00F44DF5" w:rsidP="00442B82">
            <w:pPr>
              <w:pStyle w:val="MAText"/>
              <w:keepNext/>
              <w:keepLines/>
              <w:spacing w:before="60" w:afterLines="60" w:after="144"/>
            </w:pPr>
            <w:r w:rsidRPr="00E74C17">
              <w:t>Client</w:t>
            </w:r>
          </w:p>
        </w:tc>
      </w:tr>
      <w:tr w:rsidR="00F44DF5" w:rsidRPr="00E74C17" w14:paraId="67951722"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D0D6779" w14:textId="77777777" w:rsidR="00F44DF5" w:rsidRPr="00E74C17" w:rsidRDefault="00F44DF5" w:rsidP="00442B82">
            <w:pPr>
              <w:pStyle w:val="MAText"/>
              <w:keepNext/>
              <w:keepLines/>
              <w:spacing w:before="60" w:afterLines="60" w:after="144"/>
            </w:pPr>
            <w:r w:rsidRPr="00E74C17">
              <w:t>«</w:t>
            </w:r>
            <w:proofErr w:type="spellStart"/>
            <w:r w:rsidRPr="00E74C17">
              <w:t>x:Won:Round</w:t>
            </w:r>
            <w:proofErr w:type="spellEnd"/>
            <w:r w:rsidRPr="00E74C17">
              <w:t>»</w:t>
            </w:r>
          </w:p>
        </w:tc>
        <w:tc>
          <w:tcPr>
            <w:tcW w:w="2541" w:type="dxa"/>
          </w:tcPr>
          <w:p w14:paraId="4647703D" w14:textId="77777777" w:rsidR="00F44DF5" w:rsidRPr="00E74C17" w:rsidRDefault="00F44DF5" w:rsidP="00442B82">
            <w:pPr>
              <w:pStyle w:val="MAText"/>
              <w:keepNext/>
              <w:keepLines/>
              <w:spacing w:before="60" w:afterLines="60" w:after="144"/>
            </w:pPr>
            <w:r w:rsidRPr="004F6A6F">
              <w:t>Spieler gewinnt Runde</w:t>
            </w:r>
          </w:p>
        </w:tc>
        <w:tc>
          <w:tcPr>
            <w:tcW w:w="2841" w:type="dxa"/>
          </w:tcPr>
          <w:p w14:paraId="3DA9A17D"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2FA4FD45" w14:textId="77777777" w:rsidR="00F44DF5" w:rsidRPr="00E74C17" w:rsidRDefault="00F44DF5" w:rsidP="00442B82">
            <w:pPr>
              <w:pStyle w:val="MAText"/>
              <w:keepNext/>
              <w:keepLines/>
              <w:spacing w:before="60" w:afterLines="60" w:after="144"/>
            </w:pPr>
            <w:r w:rsidRPr="00E74C17">
              <w:t>Client</w:t>
            </w:r>
          </w:p>
        </w:tc>
      </w:tr>
      <w:tr w:rsidR="008B60D0" w:rsidRPr="00E74C17" w14:paraId="4E53A53F" w14:textId="77777777" w:rsidTr="00F44DF5">
        <w:tc>
          <w:tcPr>
            <w:tcW w:w="2693" w:type="dxa"/>
          </w:tcPr>
          <w:p w14:paraId="5DA54FBD" w14:textId="77777777" w:rsidR="008B60D0" w:rsidRPr="00E74C17" w:rsidRDefault="008B60D0" w:rsidP="00442B82">
            <w:pPr>
              <w:pStyle w:val="MAText"/>
              <w:keepNext/>
              <w:keepLines/>
              <w:spacing w:before="60" w:afterLines="60" w:after="144"/>
            </w:pPr>
            <w:r>
              <w:t>«</w:t>
            </w:r>
            <w:proofErr w:type="spellStart"/>
            <w:r>
              <w:t>x:Finnished:</w:t>
            </w:r>
            <w:r w:rsidR="00241948">
              <w:t>now</w:t>
            </w:r>
            <w:proofErr w:type="spellEnd"/>
            <w:r>
              <w:t>»</w:t>
            </w:r>
          </w:p>
        </w:tc>
        <w:tc>
          <w:tcPr>
            <w:tcW w:w="2541" w:type="dxa"/>
          </w:tcPr>
          <w:p w14:paraId="29F0DE14" w14:textId="77777777" w:rsidR="008B60D0" w:rsidRPr="004F6A6F" w:rsidRDefault="008B60D0" w:rsidP="00442B82">
            <w:pPr>
              <w:pStyle w:val="MAText"/>
              <w:keepNext/>
              <w:keepLines/>
              <w:spacing w:before="60" w:afterLines="60" w:after="144"/>
            </w:pPr>
            <w:r>
              <w:t>Spieler hat keine Karten mehr</w:t>
            </w:r>
          </w:p>
        </w:tc>
        <w:tc>
          <w:tcPr>
            <w:tcW w:w="2841" w:type="dxa"/>
          </w:tcPr>
          <w:p w14:paraId="188465A2" w14:textId="77777777" w:rsidR="008B60D0" w:rsidRDefault="008B60D0" w:rsidP="00442B82">
            <w:pPr>
              <w:pStyle w:val="MAText"/>
              <w:keepNext/>
              <w:keepLines/>
              <w:spacing w:before="60" w:afterLines="60" w:after="144"/>
            </w:pPr>
            <w:r>
              <w:t xml:space="preserve">x = </w:t>
            </w:r>
            <w:r w:rsidRPr="00E74C17">
              <w:t>Spielernummer</w:t>
            </w:r>
          </w:p>
        </w:tc>
        <w:tc>
          <w:tcPr>
            <w:tcW w:w="992" w:type="dxa"/>
          </w:tcPr>
          <w:p w14:paraId="2A3BAC74" w14:textId="77777777" w:rsidR="008B60D0" w:rsidRPr="00E74C17" w:rsidRDefault="008B60D0" w:rsidP="00442B82">
            <w:pPr>
              <w:pStyle w:val="MAText"/>
              <w:keepNext/>
              <w:keepLines/>
              <w:spacing w:before="60" w:afterLines="60" w:after="144"/>
            </w:pPr>
            <w:r>
              <w:t>Client</w:t>
            </w:r>
          </w:p>
        </w:tc>
      </w:tr>
      <w:tr w:rsidR="008B60D0" w:rsidRPr="00E74C17" w14:paraId="5DFCAFCE"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9F74A2F" w14:textId="77777777" w:rsidR="008B60D0" w:rsidRDefault="008B60D0" w:rsidP="00442B82">
            <w:pPr>
              <w:pStyle w:val="MAText"/>
              <w:keepNext/>
              <w:keepLines/>
              <w:spacing w:before="60" w:afterLines="60" w:after="144"/>
            </w:pPr>
            <w:r>
              <w:t>«</w:t>
            </w:r>
            <w:proofErr w:type="spellStart"/>
            <w:r>
              <w:t>x:Phoenix:n</w:t>
            </w:r>
            <w:proofErr w:type="spellEnd"/>
            <w:r>
              <w:t>»</w:t>
            </w:r>
          </w:p>
        </w:tc>
        <w:tc>
          <w:tcPr>
            <w:tcW w:w="2541" w:type="dxa"/>
          </w:tcPr>
          <w:p w14:paraId="1EE5E749" w14:textId="77777777" w:rsidR="008B60D0" w:rsidRDefault="00F371AA" w:rsidP="00442B82">
            <w:pPr>
              <w:pStyle w:val="MAText"/>
              <w:keepNext/>
              <w:keepLines/>
              <w:spacing w:before="60" w:afterLines="60" w:after="144"/>
            </w:pPr>
            <w:r>
              <w:t>Welchen Wert Phönix in Kombination hat</w:t>
            </w:r>
          </w:p>
        </w:tc>
        <w:tc>
          <w:tcPr>
            <w:tcW w:w="2841" w:type="dxa"/>
          </w:tcPr>
          <w:p w14:paraId="74E698E2" w14:textId="77777777" w:rsidR="008B60D0" w:rsidRDefault="008B60D0" w:rsidP="00442B82">
            <w:pPr>
              <w:pStyle w:val="MAText"/>
              <w:keepNext/>
              <w:keepLines/>
              <w:spacing w:before="60" w:afterLines="60" w:after="144"/>
            </w:pPr>
            <w:r>
              <w:t xml:space="preserve">x = </w:t>
            </w:r>
            <w:r w:rsidRPr="00E74C17">
              <w:t>Spielernummer</w:t>
            </w:r>
            <w:r>
              <w:t>, n = Ka</w:t>
            </w:r>
            <w:r>
              <w:t>r</w:t>
            </w:r>
            <w:r>
              <w:t>tenhöhe</w:t>
            </w:r>
          </w:p>
        </w:tc>
        <w:tc>
          <w:tcPr>
            <w:tcW w:w="992" w:type="dxa"/>
          </w:tcPr>
          <w:p w14:paraId="4D840D3D" w14:textId="77777777" w:rsidR="008B60D0" w:rsidRDefault="008B60D0" w:rsidP="00442B82">
            <w:pPr>
              <w:pStyle w:val="MAText"/>
              <w:keepNext/>
              <w:keepLines/>
              <w:spacing w:before="60" w:afterLines="60" w:after="144"/>
            </w:pPr>
            <w:r>
              <w:t>Client</w:t>
            </w:r>
          </w:p>
        </w:tc>
      </w:tr>
      <w:tr w:rsidR="008B60D0" w:rsidRPr="00E74C17" w14:paraId="325C48FD" w14:textId="77777777" w:rsidTr="00F44DF5">
        <w:tc>
          <w:tcPr>
            <w:tcW w:w="2693" w:type="dxa"/>
          </w:tcPr>
          <w:p w14:paraId="41F15916" w14:textId="77777777" w:rsidR="008B60D0" w:rsidRDefault="008B60D0" w:rsidP="00442B82">
            <w:pPr>
              <w:pStyle w:val="MAText"/>
              <w:keepNext/>
              <w:keepLines/>
              <w:spacing w:before="60" w:afterLines="60" w:after="144"/>
            </w:pPr>
            <w:r>
              <w:t>«</w:t>
            </w:r>
            <w:proofErr w:type="spellStart"/>
            <w:r>
              <w:t>x:MahJong:n</w:t>
            </w:r>
            <w:proofErr w:type="spellEnd"/>
            <w:r>
              <w:t>»</w:t>
            </w:r>
          </w:p>
        </w:tc>
        <w:tc>
          <w:tcPr>
            <w:tcW w:w="2541" w:type="dxa"/>
          </w:tcPr>
          <w:p w14:paraId="62F3865E" w14:textId="77777777" w:rsidR="008B60D0" w:rsidRDefault="00F371AA" w:rsidP="00442B82">
            <w:pPr>
              <w:pStyle w:val="MAText"/>
              <w:keepNext/>
              <w:keepLines/>
              <w:spacing w:before="60" w:afterLines="60" w:after="144"/>
            </w:pPr>
            <w:r>
              <w:t>Gewünschte Kartenhöhe</w:t>
            </w:r>
          </w:p>
        </w:tc>
        <w:tc>
          <w:tcPr>
            <w:tcW w:w="2841" w:type="dxa"/>
          </w:tcPr>
          <w:p w14:paraId="3376BB23" w14:textId="77777777" w:rsidR="008B60D0" w:rsidRDefault="008B60D0" w:rsidP="00442B82">
            <w:pPr>
              <w:pStyle w:val="MAText"/>
              <w:keepNext/>
              <w:keepLines/>
              <w:spacing w:before="60" w:afterLines="60" w:after="144"/>
            </w:pPr>
            <w:r>
              <w:t xml:space="preserve">x = </w:t>
            </w:r>
            <w:r w:rsidRPr="00E74C17">
              <w:t>Spielernummer</w:t>
            </w:r>
            <w:r>
              <w:t>, n = Ka</w:t>
            </w:r>
            <w:r>
              <w:t>r</w:t>
            </w:r>
            <w:r>
              <w:t>tenhöhe</w:t>
            </w:r>
          </w:p>
        </w:tc>
        <w:tc>
          <w:tcPr>
            <w:tcW w:w="992" w:type="dxa"/>
          </w:tcPr>
          <w:p w14:paraId="6CF5F246" w14:textId="77777777" w:rsidR="008B60D0" w:rsidRDefault="005D5758" w:rsidP="00442B82">
            <w:pPr>
              <w:pStyle w:val="MAText"/>
              <w:keepNext/>
              <w:keepLines/>
              <w:spacing w:before="60" w:afterLines="60" w:after="144"/>
            </w:pPr>
            <w:r>
              <w:t>Client</w:t>
            </w:r>
          </w:p>
        </w:tc>
      </w:tr>
      <w:tr w:rsidR="008B60D0" w:rsidRPr="00E74C17" w14:paraId="4CFFA7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1968D892" w14:textId="77777777" w:rsidR="008B60D0" w:rsidRDefault="008B60D0" w:rsidP="00442B82">
            <w:pPr>
              <w:pStyle w:val="MAText"/>
              <w:keepNext/>
              <w:keepLines/>
              <w:spacing w:before="60" w:afterLines="60" w:after="144"/>
            </w:pPr>
            <w:r>
              <w:t>«</w:t>
            </w:r>
            <w:proofErr w:type="spellStart"/>
            <w:r>
              <w:t>x:Dragon:p</w:t>
            </w:r>
            <w:proofErr w:type="spellEnd"/>
            <w:r>
              <w:t>»</w:t>
            </w:r>
          </w:p>
        </w:tc>
        <w:tc>
          <w:tcPr>
            <w:tcW w:w="2541" w:type="dxa"/>
          </w:tcPr>
          <w:p w14:paraId="66491787" w14:textId="77777777" w:rsidR="008B60D0" w:rsidRDefault="00F371AA" w:rsidP="00442B82">
            <w:pPr>
              <w:pStyle w:val="MAText"/>
              <w:keepNext/>
              <w:keepLines/>
              <w:spacing w:before="60" w:afterLines="60" w:after="144"/>
            </w:pPr>
            <w:r>
              <w:t>Welcher Gegner den Dr</w:t>
            </w:r>
            <w:r>
              <w:t>a</w:t>
            </w:r>
            <w:r>
              <w:t>chen bekommen soll</w:t>
            </w:r>
          </w:p>
        </w:tc>
        <w:tc>
          <w:tcPr>
            <w:tcW w:w="2841" w:type="dxa"/>
          </w:tcPr>
          <w:p w14:paraId="1D18829E" w14:textId="77777777" w:rsidR="008B60D0" w:rsidRDefault="008B60D0" w:rsidP="00442B82">
            <w:pPr>
              <w:pStyle w:val="MAText"/>
              <w:keepNext/>
              <w:keepLines/>
              <w:spacing w:before="60" w:afterLines="60" w:after="144"/>
            </w:pPr>
            <w:r>
              <w:t xml:space="preserve">x = </w:t>
            </w:r>
            <w:r w:rsidRPr="00E74C17">
              <w:t>Spielernummer</w:t>
            </w:r>
            <w:r>
              <w:t xml:space="preserve">, p = </w:t>
            </w:r>
            <w:r w:rsidR="005D5758">
              <w:t>N</w:t>
            </w:r>
            <w:r>
              <w:t>ummer</w:t>
            </w:r>
            <w:r w:rsidR="005D5758">
              <w:t xml:space="preserve"> des Spielers der Drache bekommt</w:t>
            </w:r>
          </w:p>
        </w:tc>
        <w:tc>
          <w:tcPr>
            <w:tcW w:w="992" w:type="dxa"/>
          </w:tcPr>
          <w:p w14:paraId="5057A271" w14:textId="77777777" w:rsidR="008B60D0" w:rsidRDefault="005D5758" w:rsidP="00442B82">
            <w:pPr>
              <w:pStyle w:val="MAText"/>
              <w:keepNext/>
              <w:keepLines/>
              <w:spacing w:before="60" w:afterLines="60" w:after="144"/>
            </w:pPr>
            <w:r>
              <w:t>Client</w:t>
            </w:r>
          </w:p>
        </w:tc>
      </w:tr>
      <w:tr w:rsidR="005D5758" w:rsidRPr="00E74C17" w14:paraId="37C6F7B9" w14:textId="77777777" w:rsidTr="00F44DF5">
        <w:tc>
          <w:tcPr>
            <w:tcW w:w="2693" w:type="dxa"/>
          </w:tcPr>
          <w:p w14:paraId="06DC4DB6" w14:textId="77777777" w:rsidR="005D5758" w:rsidRDefault="005D5758" w:rsidP="00442B82">
            <w:pPr>
              <w:pStyle w:val="MAText"/>
              <w:keepNext/>
              <w:keepLines/>
              <w:spacing w:before="60" w:afterLines="60" w:after="144"/>
            </w:pPr>
            <w:r>
              <w:t>«</w:t>
            </w:r>
            <w:proofErr w:type="spellStart"/>
            <w:r>
              <w:t>Finnished:x</w:t>
            </w:r>
            <w:proofErr w:type="spellEnd"/>
            <w:r>
              <w:t>»</w:t>
            </w:r>
          </w:p>
        </w:tc>
        <w:tc>
          <w:tcPr>
            <w:tcW w:w="2541" w:type="dxa"/>
          </w:tcPr>
          <w:p w14:paraId="4C9DE674" w14:textId="77777777" w:rsidR="005D5758" w:rsidRDefault="00F371AA" w:rsidP="00442B82">
            <w:pPr>
              <w:pStyle w:val="MAText"/>
              <w:keepNext/>
              <w:keepLines/>
              <w:spacing w:before="60" w:afterLines="60" w:after="144"/>
            </w:pPr>
            <w:r>
              <w:t>Spieler x hat keine Karten mehr</w:t>
            </w:r>
          </w:p>
        </w:tc>
        <w:tc>
          <w:tcPr>
            <w:tcW w:w="2841" w:type="dxa"/>
          </w:tcPr>
          <w:p w14:paraId="609ED7D7" w14:textId="77777777" w:rsidR="005D5758" w:rsidRDefault="005D5758" w:rsidP="00442B82">
            <w:pPr>
              <w:pStyle w:val="MAText"/>
              <w:keepNext/>
              <w:keepLines/>
              <w:spacing w:before="60" w:afterLines="60" w:after="144"/>
            </w:pPr>
            <w:r>
              <w:t>x = Spielernummer</w:t>
            </w:r>
          </w:p>
        </w:tc>
        <w:tc>
          <w:tcPr>
            <w:tcW w:w="992" w:type="dxa"/>
          </w:tcPr>
          <w:p w14:paraId="48CB3BEE" w14:textId="77777777" w:rsidR="005D5758" w:rsidRDefault="005D5758" w:rsidP="00442B82">
            <w:pPr>
              <w:pStyle w:val="MAText"/>
              <w:keepNext/>
              <w:keepLines/>
              <w:spacing w:before="60" w:afterLines="60" w:after="144"/>
            </w:pPr>
            <w:r>
              <w:t>Server</w:t>
            </w:r>
          </w:p>
        </w:tc>
      </w:tr>
      <w:tr w:rsidR="005D5758" w:rsidRPr="00E74C17" w14:paraId="36220AA4"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71A3B03" w14:textId="77777777" w:rsidR="005D5758" w:rsidRDefault="005D5758" w:rsidP="00442B82">
            <w:pPr>
              <w:pStyle w:val="MAText"/>
              <w:keepNext/>
              <w:keepLines/>
              <w:spacing w:before="60" w:afterLines="60" w:after="144"/>
            </w:pPr>
            <w:r>
              <w:t>«</w:t>
            </w:r>
            <w:proofErr w:type="spellStart"/>
            <w:r>
              <w:t>Won:x</w:t>
            </w:r>
            <w:proofErr w:type="spellEnd"/>
            <w:r>
              <w:t>»</w:t>
            </w:r>
          </w:p>
        </w:tc>
        <w:tc>
          <w:tcPr>
            <w:tcW w:w="2541" w:type="dxa"/>
          </w:tcPr>
          <w:p w14:paraId="7456D4E1" w14:textId="77777777" w:rsidR="005D5758" w:rsidRDefault="00F371AA" w:rsidP="00442B82">
            <w:pPr>
              <w:pStyle w:val="MAText"/>
              <w:keepNext/>
              <w:keepLines/>
              <w:spacing w:before="60" w:afterLines="60" w:after="144"/>
            </w:pPr>
            <w:r>
              <w:t>Spieler x gewinnt den Stich</w:t>
            </w:r>
          </w:p>
        </w:tc>
        <w:tc>
          <w:tcPr>
            <w:tcW w:w="2841" w:type="dxa"/>
          </w:tcPr>
          <w:p w14:paraId="4231A011" w14:textId="77777777" w:rsidR="005D5758" w:rsidRDefault="005D5758" w:rsidP="00442B82">
            <w:pPr>
              <w:pStyle w:val="MAText"/>
              <w:keepNext/>
              <w:keepLines/>
              <w:spacing w:before="60" w:afterLines="60" w:after="144"/>
            </w:pPr>
            <w:r>
              <w:t>x = Spielernummer</w:t>
            </w:r>
          </w:p>
        </w:tc>
        <w:tc>
          <w:tcPr>
            <w:tcW w:w="992" w:type="dxa"/>
          </w:tcPr>
          <w:p w14:paraId="04D68E69" w14:textId="77777777" w:rsidR="005D5758" w:rsidRDefault="005D5758" w:rsidP="00442B82">
            <w:pPr>
              <w:pStyle w:val="MAText"/>
              <w:keepNext/>
              <w:keepLines/>
              <w:spacing w:before="60" w:afterLines="60" w:after="144"/>
            </w:pPr>
            <w:r>
              <w:t>Server</w:t>
            </w:r>
          </w:p>
        </w:tc>
      </w:tr>
      <w:tr w:rsidR="005D5758" w:rsidRPr="00E74C17" w14:paraId="1AD17016" w14:textId="77777777" w:rsidTr="00F44DF5">
        <w:tc>
          <w:tcPr>
            <w:tcW w:w="2693" w:type="dxa"/>
          </w:tcPr>
          <w:p w14:paraId="52FF0DC5" w14:textId="77777777" w:rsidR="005D5758" w:rsidRPr="00824A8A" w:rsidRDefault="005D5758" w:rsidP="00442B82">
            <w:pPr>
              <w:pStyle w:val="MAText"/>
              <w:keepNext/>
              <w:keepLines/>
              <w:spacing w:before="60" w:afterLines="60" w:after="144"/>
              <w:rPr>
                <w:lang w:val="en-GB"/>
              </w:rPr>
            </w:pPr>
            <w:r w:rsidRPr="00824A8A">
              <w:rPr>
                <w:lang w:val="en-GB"/>
              </w:rPr>
              <w:t>«</w:t>
            </w:r>
            <w:proofErr w:type="spellStart"/>
            <w:r w:rsidRPr="00824A8A">
              <w:rPr>
                <w:lang w:val="en-GB"/>
              </w:rPr>
              <w:t>RoundOver:</w:t>
            </w:r>
            <w:r w:rsidR="003454D5" w:rsidRPr="00824A8A">
              <w:rPr>
                <w:lang w:val="en-GB"/>
              </w:rPr>
              <w:t>a</w:t>
            </w:r>
            <w:r w:rsidRPr="00824A8A">
              <w:rPr>
                <w:lang w:val="en-GB"/>
              </w:rPr>
              <w:t>,</w:t>
            </w:r>
            <w:r w:rsidR="003454D5" w:rsidRPr="00824A8A">
              <w:rPr>
                <w:lang w:val="en-GB"/>
              </w:rPr>
              <w:t>b</w:t>
            </w:r>
            <w:r w:rsidRPr="00824A8A">
              <w:rPr>
                <w:lang w:val="en-GB"/>
              </w:rPr>
              <w:t>,</w:t>
            </w:r>
            <w:r w:rsidR="003454D5" w:rsidRPr="00824A8A">
              <w:rPr>
                <w:lang w:val="en-GB"/>
              </w:rPr>
              <w:t>A,B</w:t>
            </w:r>
            <w:proofErr w:type="spellEnd"/>
            <w:r w:rsidRPr="00824A8A">
              <w:rPr>
                <w:lang w:val="en-GB"/>
              </w:rPr>
              <w:t>»</w:t>
            </w:r>
          </w:p>
        </w:tc>
        <w:tc>
          <w:tcPr>
            <w:tcW w:w="2541" w:type="dxa"/>
          </w:tcPr>
          <w:p w14:paraId="1DC01064" w14:textId="77777777" w:rsidR="005D5758" w:rsidRPr="003454D5" w:rsidRDefault="00F371AA" w:rsidP="00442B82">
            <w:pPr>
              <w:pStyle w:val="MAText"/>
              <w:keepNext/>
              <w:keepLines/>
              <w:spacing w:before="60" w:afterLines="60" w:after="144"/>
            </w:pPr>
            <w:r>
              <w:t>Die Runde ist vorbei</w:t>
            </w:r>
          </w:p>
        </w:tc>
        <w:tc>
          <w:tcPr>
            <w:tcW w:w="2841" w:type="dxa"/>
          </w:tcPr>
          <w:p w14:paraId="6C418D4A" w14:textId="77777777" w:rsidR="005D5758" w:rsidRPr="003454D5" w:rsidRDefault="003454D5" w:rsidP="00442B82">
            <w:pPr>
              <w:pStyle w:val="MAText"/>
              <w:keepNext/>
              <w:keepLines/>
              <w:spacing w:before="60" w:afterLines="60" w:after="144"/>
            </w:pPr>
            <w:proofErr w:type="spellStart"/>
            <w:r w:rsidRPr="003454D5">
              <w:t>a,b</w:t>
            </w:r>
            <w:proofErr w:type="spellEnd"/>
            <w:r>
              <w:t xml:space="preserve"> =</w:t>
            </w:r>
            <w:r w:rsidRPr="003454D5">
              <w:t xml:space="preserve"> Punkt</w:t>
            </w:r>
            <w:r>
              <w:t>e der Teams dieser Runde, A,B = Punkte der Teams insgesa</w:t>
            </w:r>
            <w:ins w:id="156" w:author="Sandra Busch" w:date="2018-10-18T19:05:00Z">
              <w:r w:rsidR="00357CC5">
                <w:t>m</w:t>
              </w:r>
            </w:ins>
            <w:del w:id="157" w:author="Sandra Busch" w:date="2018-10-18T19:05:00Z">
              <w:r w:rsidDel="00357CC5">
                <w:delText>n</w:delText>
              </w:r>
            </w:del>
            <w:r>
              <w:t>t</w:t>
            </w:r>
          </w:p>
        </w:tc>
        <w:tc>
          <w:tcPr>
            <w:tcW w:w="992" w:type="dxa"/>
          </w:tcPr>
          <w:p w14:paraId="29D63C3B" w14:textId="77777777" w:rsidR="005D5758" w:rsidRPr="003454D5" w:rsidRDefault="005D5758" w:rsidP="00442B82">
            <w:pPr>
              <w:pStyle w:val="MAText"/>
              <w:keepNext/>
              <w:keepLines/>
              <w:spacing w:before="60" w:afterLines="60" w:after="144"/>
            </w:pPr>
            <w:r w:rsidRPr="003454D5">
              <w:t>Server</w:t>
            </w:r>
          </w:p>
        </w:tc>
      </w:tr>
    </w:tbl>
    <w:p w14:paraId="6FC5CEDC" w14:textId="77777777" w:rsidR="007C4FAE" w:rsidRDefault="007C4FAE" w:rsidP="003F00F4">
      <w:pPr>
        <w:pStyle w:val="MAText"/>
      </w:pPr>
    </w:p>
    <w:p w14:paraId="129DCA15" w14:textId="562D90DB" w:rsidR="003F00F4" w:rsidRDefault="003F00F4" w:rsidP="003F00F4">
      <w:pPr>
        <w:pStyle w:val="MAText"/>
      </w:pPr>
      <w:r>
        <w:t xml:space="preserve">Da zur Kommunikation </w:t>
      </w:r>
      <w:r w:rsidR="005F2214">
        <w:t xml:space="preserve">Strings </w:t>
      </w:r>
      <w:r>
        <w:t xml:space="preserve">verschickt werden, </w:t>
      </w:r>
      <w:r w:rsidR="005F2214">
        <w:t>müssen</w:t>
      </w:r>
      <w:r>
        <w:t xml:space="preserve"> beim Spielen nicht die Kartenobjekte zw</w:t>
      </w:r>
      <w:r>
        <w:t>i</w:t>
      </w:r>
      <w:r>
        <w:t>schen Client und Server verschoben</w:t>
      </w:r>
      <w:ins w:id="158" w:author="Daniel Denzler" w:date="2018-10-20T14:26:00Z">
        <w:r w:rsidR="00996523">
          <w:t xml:space="preserve"> werden</w:t>
        </w:r>
      </w:ins>
      <w:r>
        <w:t>, sondern nur ihre ID</w:t>
      </w:r>
      <w:r w:rsidR="007D75B4">
        <w:t>s</w:t>
      </w:r>
      <w:r>
        <w:t xml:space="preserve"> und die </w:t>
      </w:r>
      <w:commentRangeStart w:id="159"/>
      <w:r>
        <w:t>Anweisung</w:t>
      </w:r>
      <w:commentRangeEnd w:id="159"/>
      <w:r w:rsidR="00996523">
        <w:rPr>
          <w:rStyle w:val="Kommentarzeichen"/>
          <w:rFonts w:asciiTheme="minorHAnsi" w:hAnsiTheme="minorHAnsi"/>
        </w:rPr>
        <w:commentReference w:id="159"/>
      </w:r>
      <w:r w:rsidR="00CE629E">
        <w:t>, was damit g</w:t>
      </w:r>
      <w:r w:rsidR="00CE629E">
        <w:t>e</w:t>
      </w:r>
      <w:r w:rsidR="00CE629E">
        <w:t>macht we</w:t>
      </w:r>
      <w:r w:rsidR="00CE629E">
        <w:t>r</w:t>
      </w:r>
      <w:r w:rsidR="00CE629E">
        <w:t>den soll, wodurch nicht noch die Objekte</w:t>
      </w:r>
      <w:r w:rsidR="007B0FD8">
        <w:t xml:space="preserve"> serialisiert werden</w:t>
      </w:r>
      <w:r w:rsidR="000379D5">
        <w:t xml:space="preserve"> müssen</w:t>
      </w:r>
      <w:r w:rsidR="007B0FD8">
        <w:t>.</w:t>
      </w:r>
    </w:p>
    <w:p w14:paraId="4A5E3A5B" w14:textId="77777777" w:rsidR="007C4FAE" w:rsidRDefault="007C4FAE" w:rsidP="003F00F4">
      <w:pPr>
        <w:pStyle w:val="MAText"/>
      </w:pPr>
    </w:p>
    <w:p w14:paraId="1BF18DC7" w14:textId="77777777" w:rsidR="003F00F4" w:rsidRDefault="00DD484B" w:rsidP="00B13DF5">
      <w:pPr>
        <w:pStyle w:val="MAberschrift2"/>
      </w:pPr>
      <w:bookmarkStart w:id="160" w:name="_Toc527613501"/>
      <w:r>
        <w:t>8</w:t>
      </w:r>
      <w:r w:rsidR="003F00F4">
        <w:t>.2</w:t>
      </w:r>
      <w:r w:rsidR="00B13DF5">
        <w:t xml:space="preserve"> </w:t>
      </w:r>
      <w:r w:rsidR="003F00F4">
        <w:t>Spiellogik</w:t>
      </w:r>
      <w:bookmarkEnd w:id="160"/>
    </w:p>
    <w:p w14:paraId="1CD8C12B" w14:textId="77777777" w:rsidR="003F00F4" w:rsidRDefault="003F00F4" w:rsidP="003F00F4">
      <w:pPr>
        <w:pStyle w:val="MAText"/>
        <w:rPr>
          <w:ins w:id="161" w:author="Sandra Busch" w:date="2018-10-18T18:57:00Z"/>
        </w:rPr>
      </w:pPr>
      <w:r>
        <w:t xml:space="preserve">Das wichtigste Element für das Implementieren der Spiellogik ist die </w:t>
      </w:r>
      <w:proofErr w:type="spellStart"/>
      <w:r>
        <w:t>Evaluator</w:t>
      </w:r>
      <w:proofErr w:type="spellEnd"/>
      <w:r>
        <w:t xml:space="preserve">-Klasse,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w:t>
      </w:r>
      <w:r w:rsidR="007F147F">
        <w:t>l</w:t>
      </w:r>
      <w:r w:rsidR="007F147F">
        <w:t>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14:paraId="4277591A" w14:textId="77777777" w:rsidR="00134216" w:rsidRPr="000B52F9" w:rsidRDefault="00134216" w:rsidP="003F00F4">
      <w:pPr>
        <w:pStyle w:val="MAText"/>
      </w:pPr>
    </w:p>
    <w:p w14:paraId="77A2030C" w14:textId="77777777" w:rsidR="003F00F4" w:rsidRDefault="00DD484B" w:rsidP="00B13DF5">
      <w:pPr>
        <w:pStyle w:val="MAberschrift2"/>
      </w:pPr>
      <w:bookmarkStart w:id="162" w:name="_Toc527613502"/>
      <w:r>
        <w:t>8</w:t>
      </w:r>
      <w:r w:rsidR="009924B3">
        <w:t>.3 Grafik</w:t>
      </w:r>
      <w:bookmarkEnd w:id="162"/>
    </w:p>
    <w:p w14:paraId="1D5BE3F0" w14:textId="77777777" w:rsidR="007C4FAE" w:rsidRDefault="003F00F4" w:rsidP="003F00F4">
      <w:pPr>
        <w:pStyle w:val="MAText"/>
      </w:pPr>
      <w:r>
        <w:rPr>
          <w:noProof/>
          <w:lang w:val="de-DE" w:eastAsia="de-DE"/>
        </w:rPr>
        <w:drawing>
          <wp:anchor distT="0" distB="0" distL="114300" distR="114300" simplePos="0" relativeHeight="251673600" behindDoc="0" locked="0" layoutInCell="1" allowOverlap="1" wp14:anchorId="7A870172" wp14:editId="284F79A9">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7">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de-DE" w:eastAsia="de-DE"/>
        </w:rPr>
        <mc:AlternateContent>
          <mc:Choice Requires="wps">
            <w:drawing>
              <wp:anchor distT="0" distB="0" distL="114300" distR="114300" simplePos="0" relativeHeight="251674624" behindDoc="0" locked="0" layoutInCell="1" allowOverlap="1" wp14:anchorId="0BFB1CFE" wp14:editId="3B93F286">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5F471D59" w14:textId="77777777" w:rsidR="0096146D" w:rsidRPr="0068427E" w:rsidRDefault="0096146D" w:rsidP="00853FDC">
                            <w:pPr>
                              <w:pStyle w:val="MABildunterschrift"/>
                              <w:rPr>
                                <w:noProof/>
                              </w:rPr>
                            </w:pPr>
                            <w:r>
                              <w:t xml:space="preserve">Beispielcode </w:t>
                            </w:r>
                            <w:fldSimple w:instr=" SEQ Beispielcode \* ARABIC ">
                              <w:r>
                                <w:rPr>
                                  <w:noProof/>
                                </w:rPr>
                                <w:t>1</w:t>
                              </w:r>
                            </w:fldSimple>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 o:spid="_x0000_s1028" type="#_x0000_t202" style="position:absolute;left:0;text-align:left;margin-left:1.7pt;margin-top:384.1pt;width:447.55pt;height:1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" stroked="f">
                <v:textbox inset="0,0,0,0">
                  <w:txbxContent>
                    <w:p w14:paraId="5F471D59" w14:textId="77777777" w:rsidR="0096146D" w:rsidRPr="0068427E" w:rsidRDefault="0096146D" w:rsidP="00853FDC">
                      <w:pPr>
                        <w:pStyle w:val="MABildunterschrift"/>
                        <w:rPr>
                          <w:noProof/>
                        </w:rPr>
                      </w:pPr>
                      <w:r>
                        <w:t xml:space="preserve">Beispielcode </w:t>
                      </w:r>
                      <w:fldSimple w:instr=" SEQ Beispielcode \* ARABIC ">
                        <w:r>
                          <w:rPr>
                            <w:noProof/>
                          </w:rPr>
                          <w:t>1</w:t>
                        </w:r>
                      </w:fldSimple>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proofErr w:type="spellStart"/>
      <w:r>
        <w:t>Jeda</w:t>
      </w:r>
      <w:proofErr w:type="spellEnd"/>
      <w:r>
        <w:t xml:space="preserve"> Library</w:t>
      </w:r>
      <w:r w:rsidR="00FF0DF0">
        <w:t>»</w:t>
      </w:r>
      <w:r>
        <w:t xml:space="preserve"> impl</w:t>
      </w:r>
      <w:r>
        <w:t>e</w:t>
      </w:r>
      <w:r>
        <w:t xml:space="preserve">mentiert. Nach jedem Spielzug wird die Methode </w:t>
      </w:r>
      <w:r w:rsidR="00FF0DF0">
        <w:t>«</w:t>
      </w:r>
      <w:proofErr w:type="spellStart"/>
      <w:r>
        <w:t>draw</w:t>
      </w:r>
      <w:proofErr w:type="spellEnd"/>
      <w:r>
        <w:t>()</w:t>
      </w:r>
      <w:r w:rsidR="00FF0DF0">
        <w:t>»</w:t>
      </w:r>
      <w:r>
        <w:t xml:space="preserve"> aufgerufen, welche das ganze Spielfeld neu zeichnet. Also die eigenen Karten, die zuletzt gespielten Kombinationen der anderen Spieler und die Knöpfe zum Spielen und Passen oder zum Schupfen. </w:t>
      </w:r>
    </w:p>
    <w:p w14:paraId="69443C56" w14:textId="77777777" w:rsidR="007C4FAE" w:rsidRDefault="007C4FAE" w:rsidP="003F00F4">
      <w:pPr>
        <w:pStyle w:val="MAText"/>
      </w:pPr>
    </w:p>
    <w:p w14:paraId="79CB9A63" w14:textId="77777777" w:rsidR="003F00F4" w:rsidRDefault="003F00F4" w:rsidP="003F00F4">
      <w:pPr>
        <w:pStyle w:val="MAText"/>
      </w:pPr>
      <w:r>
        <w:t xml:space="preserve">In der Methode </w:t>
      </w:r>
      <w:r w:rsidR="00FF0DF0">
        <w:t>«</w:t>
      </w:r>
      <w:proofErr w:type="spellStart"/>
      <w:r>
        <w:t>draw</w:t>
      </w:r>
      <w:proofErr w:type="spellEnd"/>
      <w:r>
        <w:t>()</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Dies ist nötig, da die bereits g</w:t>
      </w:r>
      <w:r>
        <w:t>e</w:t>
      </w:r>
      <w:r>
        <w:t xml:space="preserve">spielten Karten sonst teilweise weiterhin angezeigt </w:t>
      </w:r>
      <w:r w:rsidR="00FF0DF0">
        <w:t>würden</w:t>
      </w:r>
      <w:r>
        <w:t>. Nachdem das weisse Rechteck gezeichnet wurde</w:t>
      </w:r>
      <w:r w:rsidR="00FF0DF0">
        <w:t>,</w:t>
      </w:r>
      <w:r>
        <w:t xml:space="preserve"> wird mit einer </w:t>
      </w:r>
      <w:r w:rsidR="00FF0DF0">
        <w:t>«</w:t>
      </w:r>
      <w:proofErr w:type="spellStart"/>
      <w:r>
        <w:t>for</w:t>
      </w:r>
      <w:proofErr w:type="spellEnd"/>
      <w:r>
        <w:t>-Schleife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Dabei wird b</w:t>
      </w:r>
      <w:r w:rsidR="00720A12">
        <w:t xml:space="preserve">ei </w:t>
      </w:r>
      <w:r>
        <w:t xml:space="preserve">jeder Karte geprüft, ob sie angewählt ist oder nicht, und je nachdem </w:t>
      </w:r>
      <w:r w:rsidR="00720A12">
        <w:t xml:space="preserve">wird </w:t>
      </w:r>
      <w:r>
        <w:t xml:space="preserve">die Grafik mit oder ohne gelbe Markierung gezeichnet. Danach </w:t>
      </w:r>
      <w:r w:rsidR="00720A12">
        <w:t xml:space="preserve">werden </w:t>
      </w:r>
      <w:r>
        <w:t>die Textgrösse und -farbe gesetzt und bei jedem Spieler getestet, ob er gepasst hat</w:t>
      </w:r>
      <w:r w:rsidR="00720A12">
        <w:t>.</w:t>
      </w:r>
      <w:r>
        <w:t xml:space="preserve"> </w:t>
      </w:r>
      <w:r w:rsidR="00720A12">
        <w:t>G</w:t>
      </w:r>
      <w:r>
        <w:t xml:space="preserve">egebenenfalls </w:t>
      </w:r>
      <w:r w:rsidR="00720A12">
        <w:t xml:space="preserve">wird </w:t>
      </w:r>
      <w:r>
        <w:t>an der richtigen Stelle «Pass» geschri</w:t>
      </w:r>
      <w:r>
        <w:t>e</w:t>
      </w:r>
      <w:r>
        <w:t xml:space="preserve">ben, und andernfalls die zuletzt gespielte Kombination gezeichnet. </w:t>
      </w:r>
    </w:p>
    <w:p w14:paraId="12EEBE6E" w14:textId="77777777" w:rsidR="008D2BEB" w:rsidRPr="005C49A2" w:rsidRDefault="008D2BEB" w:rsidP="003F00F4">
      <w:pPr>
        <w:pStyle w:val="MAText"/>
      </w:pPr>
    </w:p>
    <w:p w14:paraId="6C0C3C2E" w14:textId="77777777" w:rsidR="003F00F4" w:rsidRDefault="00DD484B" w:rsidP="004D7A2E">
      <w:pPr>
        <w:pStyle w:val="MAberschrift1"/>
      </w:pPr>
      <w:bookmarkStart w:id="163" w:name="_Toc527613503"/>
      <w:r>
        <w:lastRenderedPageBreak/>
        <w:t>9</w:t>
      </w:r>
      <w:r w:rsidR="004D7A2E">
        <w:t xml:space="preserve">. </w:t>
      </w:r>
      <w:proofErr w:type="spellStart"/>
      <w:r w:rsidR="008A53B5">
        <w:t>Testing</w:t>
      </w:r>
      <w:bookmarkEnd w:id="163"/>
      <w:proofErr w:type="spellEnd"/>
    </w:p>
    <w:tbl>
      <w:tblPr>
        <w:tblStyle w:val="Tabellenraster"/>
        <w:tblW w:w="0" w:type="auto"/>
        <w:tblLook w:val="04A0" w:firstRow="1" w:lastRow="0" w:firstColumn="1" w:lastColumn="0" w:noHBand="0" w:noVBand="1"/>
      </w:tblPr>
      <w:tblGrid>
        <w:gridCol w:w="1812"/>
        <w:gridCol w:w="2578"/>
        <w:gridCol w:w="2719"/>
        <w:gridCol w:w="1067"/>
        <w:gridCol w:w="987"/>
        <w:tblGridChange w:id="164">
          <w:tblGrid>
            <w:gridCol w:w="1812"/>
            <w:gridCol w:w="2578"/>
            <w:gridCol w:w="2719"/>
            <w:gridCol w:w="1067"/>
            <w:gridCol w:w="987"/>
          </w:tblGrid>
        </w:tblGridChange>
      </w:tblGrid>
      <w:tr w:rsidR="006C617F" w:rsidRPr="00357CC5" w14:paraId="705D4674" w14:textId="77777777" w:rsidTr="00680A54">
        <w:tc>
          <w:tcPr>
            <w:tcW w:w="1812" w:type="dxa"/>
          </w:tcPr>
          <w:p w14:paraId="2C6D8FB9" w14:textId="77777777" w:rsidR="006C617F" w:rsidRPr="00357CC5" w:rsidRDefault="006C617F" w:rsidP="006C617F">
            <w:pPr>
              <w:pStyle w:val="MAText"/>
              <w:keepLines/>
              <w:rPr>
                <w:b/>
                <w:rPrChange w:id="165" w:author="Sandra Busch" w:date="2018-10-18T19:06:00Z">
                  <w:rPr/>
                </w:rPrChange>
              </w:rPr>
            </w:pPr>
            <w:r w:rsidRPr="00357CC5">
              <w:rPr>
                <w:b/>
                <w:rPrChange w:id="166" w:author="Sandra Busch" w:date="2018-10-18T19:06:00Z">
                  <w:rPr/>
                </w:rPrChange>
              </w:rPr>
              <w:t>Testobjekt</w:t>
            </w:r>
          </w:p>
        </w:tc>
        <w:tc>
          <w:tcPr>
            <w:tcW w:w="2578" w:type="dxa"/>
          </w:tcPr>
          <w:p w14:paraId="022F6BFA" w14:textId="77777777" w:rsidR="006C617F" w:rsidRPr="00357CC5" w:rsidRDefault="006C617F" w:rsidP="006C617F">
            <w:pPr>
              <w:pStyle w:val="MAText"/>
              <w:keepLines/>
              <w:rPr>
                <w:b/>
                <w:rPrChange w:id="167" w:author="Sandra Busch" w:date="2018-10-18T19:06:00Z">
                  <w:rPr/>
                </w:rPrChange>
              </w:rPr>
            </w:pPr>
            <w:r w:rsidRPr="00357CC5">
              <w:rPr>
                <w:b/>
                <w:rPrChange w:id="168" w:author="Sandra Busch" w:date="2018-10-18T19:06:00Z">
                  <w:rPr/>
                </w:rPrChange>
              </w:rPr>
              <w:t>Testszenario</w:t>
            </w:r>
          </w:p>
        </w:tc>
        <w:tc>
          <w:tcPr>
            <w:tcW w:w="2719" w:type="dxa"/>
          </w:tcPr>
          <w:p w14:paraId="704DF909" w14:textId="77777777" w:rsidR="006C617F" w:rsidRPr="00357CC5" w:rsidRDefault="006C617F" w:rsidP="006C617F">
            <w:pPr>
              <w:pStyle w:val="MAText"/>
              <w:keepLines/>
              <w:rPr>
                <w:b/>
                <w:rPrChange w:id="169" w:author="Sandra Busch" w:date="2018-10-18T19:06:00Z">
                  <w:rPr/>
                </w:rPrChange>
              </w:rPr>
            </w:pPr>
            <w:r w:rsidRPr="00357CC5">
              <w:rPr>
                <w:b/>
                <w:rPrChange w:id="170" w:author="Sandra Busch" w:date="2018-10-18T19:06:00Z">
                  <w:rPr/>
                </w:rPrChange>
              </w:rPr>
              <w:t>Erwartetes Verhalten</w:t>
            </w:r>
          </w:p>
        </w:tc>
        <w:tc>
          <w:tcPr>
            <w:tcW w:w="1067" w:type="dxa"/>
          </w:tcPr>
          <w:p w14:paraId="7A57B658" w14:textId="77777777" w:rsidR="006C617F" w:rsidRPr="00357CC5" w:rsidRDefault="006C617F" w:rsidP="006C617F">
            <w:pPr>
              <w:pStyle w:val="MAText"/>
              <w:keepLines/>
              <w:rPr>
                <w:b/>
                <w:rPrChange w:id="171" w:author="Sandra Busch" w:date="2018-10-18T19:06:00Z">
                  <w:rPr/>
                </w:rPrChange>
              </w:rPr>
            </w:pPr>
            <w:r w:rsidRPr="00357CC5">
              <w:rPr>
                <w:b/>
                <w:rPrChange w:id="172" w:author="Sandra Busch" w:date="2018-10-18T19:06:00Z">
                  <w:rPr/>
                </w:rPrChange>
              </w:rPr>
              <w:t>Ergebnis</w:t>
            </w:r>
          </w:p>
        </w:tc>
        <w:tc>
          <w:tcPr>
            <w:tcW w:w="987" w:type="dxa"/>
          </w:tcPr>
          <w:p w14:paraId="11FB4A47" w14:textId="77777777" w:rsidR="006C617F" w:rsidRPr="00357CC5" w:rsidRDefault="006C617F" w:rsidP="006C617F">
            <w:pPr>
              <w:pStyle w:val="MAText"/>
              <w:keepLines/>
              <w:rPr>
                <w:b/>
                <w:rPrChange w:id="173" w:author="Sandra Busch" w:date="2018-10-18T19:06:00Z">
                  <w:rPr/>
                </w:rPrChange>
              </w:rPr>
            </w:pPr>
            <w:r w:rsidRPr="00357CC5">
              <w:rPr>
                <w:b/>
                <w:rPrChange w:id="174" w:author="Sandra Busch" w:date="2018-10-18T19:06:00Z">
                  <w:rPr/>
                </w:rPrChange>
              </w:rPr>
              <w:t>Datum</w:t>
            </w:r>
          </w:p>
        </w:tc>
      </w:tr>
      <w:tr w:rsidR="006C617F" w14:paraId="4BD479E8" w14:textId="77777777" w:rsidTr="00680A54">
        <w:tblPrEx>
          <w:tblW w:w="0" w:type="auto"/>
          <w:tblPrExChange w:id="175" w:author="Daniel Denzler" w:date="2018-10-19T18:26:00Z">
            <w:tblPrEx>
              <w:tblW w:w="0" w:type="auto"/>
            </w:tblPrEx>
          </w:tblPrExChange>
        </w:tblPrEx>
        <w:tc>
          <w:tcPr>
            <w:tcW w:w="1812" w:type="dxa"/>
            <w:tcPrChange w:id="176" w:author="Daniel Denzler" w:date="2018-10-19T18:26:00Z">
              <w:tcPr>
                <w:tcW w:w="1812" w:type="dxa"/>
              </w:tcPr>
            </w:tcPrChange>
          </w:tcPr>
          <w:p w14:paraId="4564C6FA" w14:textId="77777777" w:rsidR="006C617F" w:rsidRDefault="006C617F" w:rsidP="006C617F">
            <w:pPr>
              <w:pStyle w:val="MAText"/>
              <w:keepLines/>
            </w:pPr>
            <w:proofErr w:type="spellStart"/>
            <w:r>
              <w:t>Mah</w:t>
            </w:r>
            <w:proofErr w:type="spellEnd"/>
            <w:r>
              <w:t xml:space="preserve"> Jong</w:t>
            </w:r>
          </w:p>
        </w:tc>
        <w:tc>
          <w:tcPr>
            <w:tcW w:w="2578" w:type="dxa"/>
            <w:tcPrChange w:id="177" w:author="Daniel Denzler" w:date="2018-10-19T18:26:00Z">
              <w:tcPr>
                <w:tcW w:w="2578" w:type="dxa"/>
              </w:tcPr>
            </w:tcPrChange>
          </w:tcPr>
          <w:p w14:paraId="463241F5" w14:textId="77089AA2" w:rsidR="006C617F" w:rsidRDefault="006C617F" w:rsidP="006C617F">
            <w:pPr>
              <w:pStyle w:val="MAText"/>
              <w:keepLines/>
            </w:pPr>
            <w:r>
              <w:t xml:space="preserve">Die </w:t>
            </w:r>
            <w:del w:id="178" w:author="Daniel Denzler" w:date="2018-10-19T18:19:00Z">
              <w:r w:rsidDel="00D85CBC">
                <w:delText>zulezt</w:delText>
              </w:r>
            </w:del>
            <w:ins w:id="179" w:author="Daniel Denzler" w:date="2018-10-19T18:19:00Z">
              <w:r w:rsidR="00D85CBC">
                <w:t>zuletzt</w:t>
              </w:r>
            </w:ins>
            <w:r>
              <w:t xml:space="preserve"> gespielte Karte ist der </w:t>
            </w:r>
            <w:proofErr w:type="spellStart"/>
            <w:r>
              <w:t>Mah</w:t>
            </w:r>
            <w:proofErr w:type="spellEnd"/>
            <w:r>
              <w:t xml:space="preserve"> Jong. Der akt</w:t>
            </w:r>
            <w:r>
              <w:t>i</w:t>
            </w:r>
            <w:r>
              <w:t>ve Spieler möchte eine andere Karte spielen, als gewünscht wurde.</w:t>
            </w:r>
          </w:p>
        </w:tc>
        <w:tc>
          <w:tcPr>
            <w:tcW w:w="2719" w:type="dxa"/>
            <w:tcPrChange w:id="180" w:author="Daniel Denzler" w:date="2018-10-19T18:26:00Z">
              <w:tcPr>
                <w:tcW w:w="2552" w:type="dxa"/>
              </w:tcPr>
            </w:tcPrChange>
          </w:tcPr>
          <w:p w14:paraId="11192561" w14:textId="791283B5" w:rsidR="006C617F" w:rsidRDefault="006C617F" w:rsidP="006C617F">
            <w:pPr>
              <w:pStyle w:val="MAText"/>
              <w:keepLines/>
            </w:pPr>
            <w:r>
              <w:t>Die Karte wird nicht als gültige Kombination e</w:t>
            </w:r>
            <w:r>
              <w:t>r</w:t>
            </w:r>
            <w:r>
              <w:t>kannt und der Spieler b</w:t>
            </w:r>
            <w:r>
              <w:t>e</w:t>
            </w:r>
            <w:r>
              <w:t xml:space="preserve">kommt eine </w:t>
            </w:r>
            <w:del w:id="181" w:author="Daniel Denzler" w:date="2018-10-19T17:41:00Z">
              <w:r w:rsidDel="0056322E">
                <w:delText>Felermeldung</w:delText>
              </w:r>
            </w:del>
            <w:ins w:id="182" w:author="Daniel Denzler" w:date="2018-10-19T17:41:00Z">
              <w:r w:rsidR="0056322E">
                <w:t>Fehlermeldung</w:t>
              </w:r>
            </w:ins>
            <w:r>
              <w:t>.</w:t>
            </w:r>
          </w:p>
        </w:tc>
        <w:tc>
          <w:tcPr>
            <w:tcW w:w="1067" w:type="dxa"/>
            <w:vAlign w:val="center"/>
            <w:tcPrChange w:id="183" w:author="Daniel Denzler" w:date="2018-10-19T18:26:00Z">
              <w:tcPr>
                <w:tcW w:w="992" w:type="dxa"/>
              </w:tcPr>
            </w:tcPrChange>
          </w:tcPr>
          <w:p w14:paraId="0CBBB7C2" w14:textId="44FD2708" w:rsidR="006C617F" w:rsidRDefault="00680A54" w:rsidP="00680A54">
            <w:pPr>
              <w:pStyle w:val="MAText"/>
              <w:keepLines/>
              <w:jc w:val="center"/>
              <w:pPrChange w:id="184" w:author="Daniel Denzler" w:date="2018-10-19T18:26:00Z">
                <w:pPr>
                  <w:pStyle w:val="MAText"/>
                  <w:keepLines/>
                </w:pPr>
              </w:pPrChange>
            </w:pPr>
            <w:ins w:id="185" w:author="Daniel Denzler" w:date="2018-10-19T18:27:00Z">
              <w:r>
                <w:rPr>
                  <w:rFonts w:ascii="Zapf Dingbats" w:hAnsi="Zapf Dingbats"/>
                </w:rPr>
                <w:t>✔</w:t>
              </w:r>
            </w:ins>
          </w:p>
        </w:tc>
        <w:tc>
          <w:tcPr>
            <w:tcW w:w="987" w:type="dxa"/>
            <w:tcPrChange w:id="186" w:author="Daniel Denzler" w:date="2018-10-19T18:26:00Z">
              <w:tcPr>
                <w:tcW w:w="987" w:type="dxa"/>
              </w:tcPr>
            </w:tcPrChange>
          </w:tcPr>
          <w:p w14:paraId="188545D3" w14:textId="77777777" w:rsidR="006C617F" w:rsidRDefault="006C617F" w:rsidP="006C617F">
            <w:pPr>
              <w:pStyle w:val="MAText"/>
              <w:keepLines/>
            </w:pPr>
          </w:p>
        </w:tc>
      </w:tr>
      <w:tr w:rsidR="00680A54" w14:paraId="18E4B56D" w14:textId="77777777" w:rsidTr="00680A54">
        <w:tblPrEx>
          <w:tblW w:w="0" w:type="auto"/>
          <w:tblPrExChange w:id="187" w:author="Daniel Denzler" w:date="2018-10-19T18:28:00Z">
            <w:tblPrEx>
              <w:tblW w:w="0" w:type="auto"/>
            </w:tblPrEx>
          </w:tblPrExChange>
        </w:tblPrEx>
        <w:tc>
          <w:tcPr>
            <w:tcW w:w="1812" w:type="dxa"/>
            <w:tcPrChange w:id="188" w:author="Daniel Denzler" w:date="2018-10-19T18:28:00Z">
              <w:tcPr>
                <w:tcW w:w="1812" w:type="dxa"/>
              </w:tcPr>
            </w:tcPrChange>
          </w:tcPr>
          <w:p w14:paraId="31559359" w14:textId="77777777" w:rsidR="00680A54" w:rsidRDefault="00680A54" w:rsidP="006C617F">
            <w:pPr>
              <w:pStyle w:val="MAText"/>
              <w:keepLines/>
            </w:pPr>
            <w:proofErr w:type="spellStart"/>
            <w:r>
              <w:t>Mah</w:t>
            </w:r>
            <w:proofErr w:type="spellEnd"/>
            <w:r>
              <w:t xml:space="preserve"> Jong</w:t>
            </w:r>
          </w:p>
        </w:tc>
        <w:tc>
          <w:tcPr>
            <w:tcW w:w="2578" w:type="dxa"/>
            <w:tcPrChange w:id="189" w:author="Daniel Denzler" w:date="2018-10-19T18:28:00Z">
              <w:tcPr>
                <w:tcW w:w="2578" w:type="dxa"/>
              </w:tcPr>
            </w:tcPrChange>
          </w:tcPr>
          <w:p w14:paraId="3B027D8C" w14:textId="05E50DF5" w:rsidR="00680A54" w:rsidRDefault="00680A54" w:rsidP="006C617F">
            <w:pPr>
              <w:pStyle w:val="MAText"/>
              <w:keepLines/>
            </w:pPr>
            <w:r>
              <w:t xml:space="preserve">Die zuletzt gespielte Karte ist der </w:t>
            </w:r>
            <w:proofErr w:type="spellStart"/>
            <w:r>
              <w:t>Mah</w:t>
            </w:r>
            <w:proofErr w:type="spellEnd"/>
            <w:r>
              <w:t xml:space="preserve"> Jong. Der akt</w:t>
            </w:r>
            <w:r>
              <w:t>i</w:t>
            </w:r>
            <w:r>
              <w:t>ve Spieler möchte passen obwohl er die gewünschte Karte hat.</w:t>
            </w:r>
          </w:p>
        </w:tc>
        <w:tc>
          <w:tcPr>
            <w:tcW w:w="2719" w:type="dxa"/>
            <w:tcPrChange w:id="190" w:author="Daniel Denzler" w:date="2018-10-19T18:28:00Z">
              <w:tcPr>
                <w:tcW w:w="2719" w:type="dxa"/>
              </w:tcPr>
            </w:tcPrChange>
          </w:tcPr>
          <w:p w14:paraId="699730E2" w14:textId="77777777" w:rsidR="00680A54" w:rsidRDefault="00680A54" w:rsidP="006C617F">
            <w:pPr>
              <w:pStyle w:val="MAText"/>
              <w:keepLines/>
            </w:pPr>
            <w:r>
              <w:t>Das passen wird nicht akze</w:t>
            </w:r>
            <w:r>
              <w:t>p</w:t>
            </w:r>
            <w:r>
              <w:t>tiert und der Spieler b</w:t>
            </w:r>
            <w:r>
              <w:t>e</w:t>
            </w:r>
            <w:r>
              <w:t>kommt eine Fehlerme</w:t>
            </w:r>
            <w:r>
              <w:t>l</w:t>
            </w:r>
            <w:r>
              <w:t>dung.</w:t>
            </w:r>
          </w:p>
        </w:tc>
        <w:tc>
          <w:tcPr>
            <w:tcW w:w="1067" w:type="dxa"/>
            <w:vAlign w:val="center"/>
            <w:tcPrChange w:id="191" w:author="Daniel Denzler" w:date="2018-10-19T18:28:00Z">
              <w:tcPr>
                <w:tcW w:w="1067" w:type="dxa"/>
              </w:tcPr>
            </w:tcPrChange>
          </w:tcPr>
          <w:p w14:paraId="683B43D0" w14:textId="37386B92" w:rsidR="00680A54" w:rsidRPr="00680A54" w:rsidRDefault="00680A54" w:rsidP="00680A54">
            <w:pPr>
              <w:pStyle w:val="MAText"/>
              <w:keepLines/>
              <w:jc w:val="center"/>
              <w:rPr>
                <w:rFonts w:ascii="Zapf Dingbats" w:hAnsi="Zapf Dingbats"/>
                <w:rPrChange w:id="192" w:author="Daniel Denzler" w:date="2018-10-19T18:27:00Z">
                  <w:rPr/>
                </w:rPrChange>
              </w:rPr>
              <w:pPrChange w:id="193" w:author="Daniel Denzler" w:date="2018-10-19T18:28:00Z">
                <w:pPr>
                  <w:pStyle w:val="MAText"/>
                  <w:keepLines/>
                </w:pPr>
              </w:pPrChange>
            </w:pPr>
            <w:ins w:id="194" w:author="Daniel Denzler" w:date="2018-10-19T18:27:00Z">
              <w:r w:rsidRPr="00DE0F47">
                <w:rPr>
                  <w:rFonts w:ascii="Zapf Dingbats" w:hAnsi="Zapf Dingbats"/>
                </w:rPr>
                <w:t>✔</w:t>
              </w:r>
            </w:ins>
          </w:p>
        </w:tc>
        <w:tc>
          <w:tcPr>
            <w:tcW w:w="987" w:type="dxa"/>
            <w:tcPrChange w:id="195" w:author="Daniel Denzler" w:date="2018-10-19T18:28:00Z">
              <w:tcPr>
                <w:tcW w:w="987" w:type="dxa"/>
              </w:tcPr>
            </w:tcPrChange>
          </w:tcPr>
          <w:p w14:paraId="44A56A1D" w14:textId="77777777" w:rsidR="00680A54" w:rsidRDefault="00680A54" w:rsidP="006C617F">
            <w:pPr>
              <w:pStyle w:val="MAText"/>
              <w:keepLines/>
            </w:pPr>
          </w:p>
        </w:tc>
      </w:tr>
      <w:tr w:rsidR="00680A54" w14:paraId="5DB927C8" w14:textId="77777777" w:rsidTr="00680A54">
        <w:tblPrEx>
          <w:tblW w:w="0" w:type="auto"/>
          <w:tblPrExChange w:id="196" w:author="Daniel Denzler" w:date="2018-10-19T18:28:00Z">
            <w:tblPrEx>
              <w:tblW w:w="0" w:type="auto"/>
            </w:tblPrEx>
          </w:tblPrExChange>
        </w:tblPrEx>
        <w:tc>
          <w:tcPr>
            <w:tcW w:w="1812" w:type="dxa"/>
            <w:tcPrChange w:id="197" w:author="Daniel Denzler" w:date="2018-10-19T18:28:00Z">
              <w:tcPr>
                <w:tcW w:w="1812" w:type="dxa"/>
              </w:tcPr>
            </w:tcPrChange>
          </w:tcPr>
          <w:p w14:paraId="1910D6BD" w14:textId="77777777" w:rsidR="00680A54" w:rsidRDefault="00680A54" w:rsidP="006C617F">
            <w:pPr>
              <w:pStyle w:val="MAText"/>
              <w:keepLines/>
            </w:pPr>
            <w:r>
              <w:t>Phönix</w:t>
            </w:r>
          </w:p>
        </w:tc>
        <w:tc>
          <w:tcPr>
            <w:tcW w:w="2578" w:type="dxa"/>
            <w:tcPrChange w:id="198" w:author="Daniel Denzler" w:date="2018-10-19T18:28:00Z">
              <w:tcPr>
                <w:tcW w:w="2578" w:type="dxa"/>
              </w:tcPr>
            </w:tcPrChange>
          </w:tcPr>
          <w:p w14:paraId="360AD6B8" w14:textId="77777777" w:rsidR="00680A54" w:rsidRDefault="00680A54" w:rsidP="006C617F">
            <w:pPr>
              <w:pStyle w:val="MAText"/>
              <w:keepLines/>
            </w:pPr>
            <w:r>
              <w:t>Der Phönix wurde über eine Einzelkarte gespielt. Der nächste Spieler möchte eine Karte spielen, die um eins höher ist, als die Karte vor dem Phönix.</w:t>
            </w:r>
          </w:p>
        </w:tc>
        <w:tc>
          <w:tcPr>
            <w:tcW w:w="2719" w:type="dxa"/>
            <w:tcPrChange w:id="199" w:author="Daniel Denzler" w:date="2018-10-19T18:28:00Z">
              <w:tcPr>
                <w:tcW w:w="2719" w:type="dxa"/>
              </w:tcPr>
            </w:tcPrChange>
          </w:tcPr>
          <w:p w14:paraId="58DC2450" w14:textId="77777777" w:rsidR="00680A54" w:rsidRDefault="00680A54" w:rsidP="006C617F">
            <w:pPr>
              <w:pStyle w:val="MAText"/>
              <w:keepLines/>
            </w:pPr>
            <w:r>
              <w:t>Die Karte kann gespielt we</w:t>
            </w:r>
            <w:r>
              <w:t>r</w:t>
            </w:r>
            <w:r>
              <w:t>den.</w:t>
            </w:r>
          </w:p>
        </w:tc>
        <w:tc>
          <w:tcPr>
            <w:tcW w:w="1067" w:type="dxa"/>
            <w:vAlign w:val="center"/>
            <w:tcPrChange w:id="200" w:author="Daniel Denzler" w:date="2018-10-19T18:28:00Z">
              <w:tcPr>
                <w:tcW w:w="1067" w:type="dxa"/>
              </w:tcPr>
            </w:tcPrChange>
          </w:tcPr>
          <w:p w14:paraId="1069F83E" w14:textId="0A838A39" w:rsidR="00680A54" w:rsidRPr="00680A54" w:rsidRDefault="00680A54" w:rsidP="00680A54">
            <w:pPr>
              <w:pStyle w:val="MAText"/>
              <w:keepLines/>
              <w:jc w:val="center"/>
              <w:rPr>
                <w:rFonts w:ascii="Zapf Dingbats" w:hAnsi="Zapf Dingbats"/>
                <w:rPrChange w:id="201" w:author="Daniel Denzler" w:date="2018-10-19T18:27:00Z">
                  <w:rPr/>
                </w:rPrChange>
              </w:rPr>
              <w:pPrChange w:id="202" w:author="Daniel Denzler" w:date="2018-10-19T18:28:00Z">
                <w:pPr>
                  <w:pStyle w:val="MAText"/>
                  <w:keepLines/>
                </w:pPr>
              </w:pPrChange>
            </w:pPr>
            <w:ins w:id="203" w:author="Daniel Denzler" w:date="2018-10-19T18:27:00Z">
              <w:r w:rsidRPr="00DE0F47">
                <w:rPr>
                  <w:rFonts w:ascii="Zapf Dingbats" w:hAnsi="Zapf Dingbats"/>
                </w:rPr>
                <w:t>✔</w:t>
              </w:r>
            </w:ins>
          </w:p>
        </w:tc>
        <w:tc>
          <w:tcPr>
            <w:tcW w:w="987" w:type="dxa"/>
            <w:tcPrChange w:id="204" w:author="Daniel Denzler" w:date="2018-10-19T18:28:00Z">
              <w:tcPr>
                <w:tcW w:w="987" w:type="dxa"/>
              </w:tcPr>
            </w:tcPrChange>
          </w:tcPr>
          <w:p w14:paraId="4C651A92" w14:textId="77777777" w:rsidR="00680A54" w:rsidRDefault="00680A54" w:rsidP="006C617F">
            <w:pPr>
              <w:pStyle w:val="MAText"/>
              <w:keepLines/>
            </w:pPr>
          </w:p>
        </w:tc>
      </w:tr>
      <w:tr w:rsidR="00680A54" w14:paraId="32C40F96" w14:textId="77777777" w:rsidTr="00680A54">
        <w:tblPrEx>
          <w:tblW w:w="0" w:type="auto"/>
          <w:tblPrExChange w:id="205" w:author="Daniel Denzler" w:date="2018-10-19T18:28:00Z">
            <w:tblPrEx>
              <w:tblW w:w="0" w:type="auto"/>
            </w:tblPrEx>
          </w:tblPrExChange>
        </w:tblPrEx>
        <w:tc>
          <w:tcPr>
            <w:tcW w:w="1812" w:type="dxa"/>
            <w:tcPrChange w:id="206" w:author="Daniel Denzler" w:date="2018-10-19T18:28:00Z">
              <w:tcPr>
                <w:tcW w:w="1812" w:type="dxa"/>
              </w:tcPr>
            </w:tcPrChange>
          </w:tcPr>
          <w:p w14:paraId="23380E35" w14:textId="77777777" w:rsidR="00680A54" w:rsidRDefault="00680A54" w:rsidP="006C617F">
            <w:pPr>
              <w:pStyle w:val="MAText"/>
              <w:keepLines/>
            </w:pPr>
            <w:r>
              <w:t>Phönix</w:t>
            </w:r>
          </w:p>
        </w:tc>
        <w:tc>
          <w:tcPr>
            <w:tcW w:w="2578" w:type="dxa"/>
            <w:tcPrChange w:id="207" w:author="Daniel Denzler" w:date="2018-10-19T18:28:00Z">
              <w:tcPr>
                <w:tcW w:w="2578" w:type="dxa"/>
              </w:tcPr>
            </w:tcPrChange>
          </w:tcPr>
          <w:p w14:paraId="3885C5F8" w14:textId="77777777" w:rsidR="00680A54" w:rsidRDefault="00680A54" w:rsidP="006C617F">
            <w:pPr>
              <w:pStyle w:val="MAText"/>
              <w:keepLines/>
            </w:pPr>
            <w:r>
              <w:t>Der aktive Spieler möchte eine Einzelkarte zusammen mit dem Phönix (mit se</w:t>
            </w:r>
            <w:r>
              <w:t>l</w:t>
            </w:r>
            <w:r>
              <w:t>bem Wert) als Paar spielen.</w:t>
            </w:r>
          </w:p>
        </w:tc>
        <w:tc>
          <w:tcPr>
            <w:tcW w:w="2719" w:type="dxa"/>
            <w:tcPrChange w:id="208" w:author="Daniel Denzler" w:date="2018-10-19T18:28:00Z">
              <w:tcPr>
                <w:tcW w:w="2719" w:type="dxa"/>
              </w:tcPr>
            </w:tcPrChange>
          </w:tcPr>
          <w:p w14:paraId="7F089634" w14:textId="77777777" w:rsidR="00680A54" w:rsidRDefault="00680A54" w:rsidP="006C617F">
            <w:pPr>
              <w:pStyle w:val="MAText"/>
              <w:keepLines/>
            </w:pPr>
            <w:r>
              <w:t>Das Paar wird akzeptiert.</w:t>
            </w:r>
          </w:p>
        </w:tc>
        <w:tc>
          <w:tcPr>
            <w:tcW w:w="1067" w:type="dxa"/>
            <w:vAlign w:val="center"/>
            <w:tcPrChange w:id="209" w:author="Daniel Denzler" w:date="2018-10-19T18:28:00Z">
              <w:tcPr>
                <w:tcW w:w="1067" w:type="dxa"/>
              </w:tcPr>
            </w:tcPrChange>
          </w:tcPr>
          <w:p w14:paraId="0777444D" w14:textId="735A5970" w:rsidR="00680A54" w:rsidRPr="00680A54" w:rsidRDefault="00680A54" w:rsidP="00680A54">
            <w:pPr>
              <w:pStyle w:val="MAText"/>
              <w:keepLines/>
              <w:jc w:val="center"/>
              <w:rPr>
                <w:rFonts w:ascii="Zapf Dingbats" w:hAnsi="Zapf Dingbats"/>
                <w:rPrChange w:id="210" w:author="Daniel Denzler" w:date="2018-10-19T18:27:00Z">
                  <w:rPr/>
                </w:rPrChange>
              </w:rPr>
              <w:pPrChange w:id="211" w:author="Daniel Denzler" w:date="2018-10-19T18:28:00Z">
                <w:pPr>
                  <w:pStyle w:val="MAText"/>
                  <w:keepLines/>
                </w:pPr>
              </w:pPrChange>
            </w:pPr>
            <w:ins w:id="212" w:author="Daniel Denzler" w:date="2018-10-19T18:27:00Z">
              <w:r w:rsidRPr="00DE0F47">
                <w:rPr>
                  <w:rFonts w:ascii="Zapf Dingbats" w:hAnsi="Zapf Dingbats"/>
                </w:rPr>
                <w:t>✔</w:t>
              </w:r>
            </w:ins>
          </w:p>
        </w:tc>
        <w:tc>
          <w:tcPr>
            <w:tcW w:w="987" w:type="dxa"/>
            <w:tcPrChange w:id="213" w:author="Daniel Denzler" w:date="2018-10-19T18:28:00Z">
              <w:tcPr>
                <w:tcW w:w="987" w:type="dxa"/>
              </w:tcPr>
            </w:tcPrChange>
          </w:tcPr>
          <w:p w14:paraId="0583F7BF" w14:textId="77777777" w:rsidR="00680A54" w:rsidRDefault="00680A54" w:rsidP="006C617F">
            <w:pPr>
              <w:pStyle w:val="MAText"/>
              <w:keepLines/>
            </w:pPr>
          </w:p>
        </w:tc>
      </w:tr>
      <w:tr w:rsidR="00680A54" w14:paraId="4CA372A4" w14:textId="77777777" w:rsidTr="00680A54">
        <w:tblPrEx>
          <w:tblW w:w="0" w:type="auto"/>
          <w:tblPrExChange w:id="214" w:author="Daniel Denzler" w:date="2018-10-19T18:28:00Z">
            <w:tblPrEx>
              <w:tblW w:w="0" w:type="auto"/>
            </w:tblPrEx>
          </w:tblPrExChange>
        </w:tblPrEx>
        <w:tc>
          <w:tcPr>
            <w:tcW w:w="1812" w:type="dxa"/>
            <w:tcPrChange w:id="215" w:author="Daniel Denzler" w:date="2018-10-19T18:28:00Z">
              <w:tcPr>
                <w:tcW w:w="1812" w:type="dxa"/>
              </w:tcPr>
            </w:tcPrChange>
          </w:tcPr>
          <w:p w14:paraId="2696C5FC" w14:textId="77777777" w:rsidR="00680A54" w:rsidRDefault="00680A54" w:rsidP="006C617F">
            <w:pPr>
              <w:pStyle w:val="MAText"/>
              <w:keepLines/>
            </w:pPr>
            <w:r>
              <w:t>Spielablauf</w:t>
            </w:r>
          </w:p>
        </w:tc>
        <w:tc>
          <w:tcPr>
            <w:tcW w:w="2578" w:type="dxa"/>
            <w:tcPrChange w:id="216" w:author="Daniel Denzler" w:date="2018-10-19T18:28:00Z">
              <w:tcPr>
                <w:tcW w:w="2578" w:type="dxa"/>
              </w:tcPr>
            </w:tcPrChange>
          </w:tcPr>
          <w:p w14:paraId="01361BE2" w14:textId="77777777" w:rsidR="00680A54" w:rsidRDefault="00680A54" w:rsidP="006C617F">
            <w:pPr>
              <w:pStyle w:val="MAText"/>
              <w:keepLines/>
            </w:pPr>
            <w:r>
              <w:t>Alle Spieler die noch Ka</w:t>
            </w:r>
            <w:r>
              <w:t>r</w:t>
            </w:r>
            <w:r>
              <w:t>ten haben ausser demjen</w:t>
            </w:r>
            <w:r>
              <w:t>i</w:t>
            </w:r>
            <w:r>
              <w:t>gen, der die letzte Komb</w:t>
            </w:r>
            <w:r>
              <w:t>i</w:t>
            </w:r>
            <w:r>
              <w:t>nation gespielt hat, passen.</w:t>
            </w:r>
          </w:p>
        </w:tc>
        <w:tc>
          <w:tcPr>
            <w:tcW w:w="2719" w:type="dxa"/>
            <w:tcPrChange w:id="217" w:author="Daniel Denzler" w:date="2018-10-19T18:28:00Z">
              <w:tcPr>
                <w:tcW w:w="2719" w:type="dxa"/>
              </w:tcPr>
            </w:tcPrChange>
          </w:tcPr>
          <w:p w14:paraId="13D85D95" w14:textId="77777777" w:rsidR="00680A54" w:rsidRDefault="00680A54" w:rsidP="006C617F">
            <w:pPr>
              <w:pStyle w:val="MAText"/>
              <w:keepLines/>
            </w:pPr>
            <w:r>
              <w:t>Der Spieler, der die letzte Kombination gespielt hat gewinnt den Stich und kann ausspielen.</w:t>
            </w:r>
          </w:p>
        </w:tc>
        <w:tc>
          <w:tcPr>
            <w:tcW w:w="1067" w:type="dxa"/>
            <w:vAlign w:val="center"/>
            <w:tcPrChange w:id="218" w:author="Daniel Denzler" w:date="2018-10-19T18:28:00Z">
              <w:tcPr>
                <w:tcW w:w="1067" w:type="dxa"/>
              </w:tcPr>
            </w:tcPrChange>
          </w:tcPr>
          <w:p w14:paraId="6E8AE49C" w14:textId="6C260862" w:rsidR="00680A54" w:rsidRPr="00680A54" w:rsidRDefault="00680A54" w:rsidP="00680A54">
            <w:pPr>
              <w:pStyle w:val="MAText"/>
              <w:keepLines/>
              <w:jc w:val="center"/>
              <w:rPr>
                <w:rFonts w:ascii="Zapf Dingbats" w:hAnsi="Zapf Dingbats"/>
                <w:rPrChange w:id="219" w:author="Daniel Denzler" w:date="2018-10-19T18:27:00Z">
                  <w:rPr/>
                </w:rPrChange>
              </w:rPr>
              <w:pPrChange w:id="220" w:author="Daniel Denzler" w:date="2018-10-19T18:28:00Z">
                <w:pPr>
                  <w:pStyle w:val="MAText"/>
                  <w:keepLines/>
                </w:pPr>
              </w:pPrChange>
            </w:pPr>
            <w:ins w:id="221" w:author="Daniel Denzler" w:date="2018-10-19T18:27:00Z">
              <w:r w:rsidRPr="00DE0F47">
                <w:rPr>
                  <w:rFonts w:ascii="Zapf Dingbats" w:hAnsi="Zapf Dingbats"/>
                </w:rPr>
                <w:t>✔</w:t>
              </w:r>
            </w:ins>
          </w:p>
        </w:tc>
        <w:tc>
          <w:tcPr>
            <w:tcW w:w="987" w:type="dxa"/>
            <w:tcPrChange w:id="222" w:author="Daniel Denzler" w:date="2018-10-19T18:28:00Z">
              <w:tcPr>
                <w:tcW w:w="987" w:type="dxa"/>
              </w:tcPr>
            </w:tcPrChange>
          </w:tcPr>
          <w:p w14:paraId="617124F3" w14:textId="77777777" w:rsidR="00680A54" w:rsidRDefault="00680A54" w:rsidP="006C617F">
            <w:pPr>
              <w:pStyle w:val="MAText"/>
              <w:keepLines/>
            </w:pPr>
          </w:p>
        </w:tc>
      </w:tr>
      <w:tr w:rsidR="006C617F" w14:paraId="1E338DC9" w14:textId="77777777" w:rsidTr="00680A54">
        <w:tc>
          <w:tcPr>
            <w:tcW w:w="1812" w:type="dxa"/>
          </w:tcPr>
          <w:p w14:paraId="3571DACA" w14:textId="77777777" w:rsidR="006C617F" w:rsidRDefault="006C617F" w:rsidP="006C617F">
            <w:pPr>
              <w:pStyle w:val="MAText"/>
              <w:keepLines/>
            </w:pPr>
            <w:r>
              <w:t>Spielablauf</w:t>
            </w:r>
          </w:p>
        </w:tc>
        <w:tc>
          <w:tcPr>
            <w:tcW w:w="2578" w:type="dxa"/>
          </w:tcPr>
          <w:p w14:paraId="6BE34FB9" w14:textId="77777777" w:rsidR="006C617F" w:rsidRDefault="006C617F" w:rsidP="006C617F">
            <w:pPr>
              <w:pStyle w:val="MAText"/>
              <w:keepLines/>
            </w:pPr>
            <w:r>
              <w:t>Ein Spieler der keine Ka</w:t>
            </w:r>
            <w:r>
              <w:t>r</w:t>
            </w:r>
            <w:r>
              <w:t>ten mehr hat kommt an die Reihe.</w:t>
            </w:r>
          </w:p>
        </w:tc>
        <w:tc>
          <w:tcPr>
            <w:tcW w:w="2719" w:type="dxa"/>
          </w:tcPr>
          <w:p w14:paraId="0A764BF8" w14:textId="77777777" w:rsidR="006C617F" w:rsidRDefault="006C617F" w:rsidP="006C617F">
            <w:pPr>
              <w:pStyle w:val="MAText"/>
              <w:keepLines/>
            </w:pPr>
            <w:r>
              <w:t>Er wird übersprungen und der Spieler nach ihm ist an der Reihe.</w:t>
            </w:r>
          </w:p>
        </w:tc>
        <w:tc>
          <w:tcPr>
            <w:tcW w:w="1067" w:type="dxa"/>
          </w:tcPr>
          <w:p w14:paraId="774D21F6" w14:textId="77777777" w:rsidR="006C617F" w:rsidRDefault="006C617F" w:rsidP="006C617F">
            <w:pPr>
              <w:pStyle w:val="MAText"/>
              <w:keepLines/>
            </w:pPr>
          </w:p>
        </w:tc>
        <w:tc>
          <w:tcPr>
            <w:tcW w:w="987" w:type="dxa"/>
          </w:tcPr>
          <w:p w14:paraId="651CD566" w14:textId="77777777" w:rsidR="006C617F" w:rsidRDefault="006C617F" w:rsidP="006C617F">
            <w:pPr>
              <w:pStyle w:val="MAText"/>
              <w:keepLines/>
            </w:pPr>
          </w:p>
        </w:tc>
      </w:tr>
      <w:tr w:rsidR="006C617F" w14:paraId="72B10DFF" w14:textId="77777777" w:rsidTr="00680A54">
        <w:tc>
          <w:tcPr>
            <w:tcW w:w="1812" w:type="dxa"/>
          </w:tcPr>
          <w:p w14:paraId="3AD328CB" w14:textId="77777777" w:rsidR="006C617F" w:rsidRDefault="006C617F" w:rsidP="006C617F">
            <w:pPr>
              <w:pStyle w:val="MAText"/>
              <w:keepLines/>
            </w:pPr>
            <w:r>
              <w:t>Spielablauf</w:t>
            </w:r>
          </w:p>
        </w:tc>
        <w:tc>
          <w:tcPr>
            <w:tcW w:w="2578" w:type="dxa"/>
          </w:tcPr>
          <w:p w14:paraId="51D0C63E" w14:textId="77777777" w:rsidR="006C617F" w:rsidRDefault="006C617F" w:rsidP="006C617F">
            <w:pPr>
              <w:pStyle w:val="MAText"/>
              <w:keepLines/>
            </w:pPr>
            <w:r>
              <w:t>Drei Spieler haben keine Karten mehr und sind somit fertig.</w:t>
            </w:r>
          </w:p>
        </w:tc>
        <w:tc>
          <w:tcPr>
            <w:tcW w:w="2719" w:type="dxa"/>
          </w:tcPr>
          <w:p w14:paraId="515211D6" w14:textId="77777777" w:rsidR="006C617F" w:rsidRDefault="006C617F" w:rsidP="006C617F">
            <w:pPr>
              <w:pStyle w:val="MAText"/>
              <w:keepLines/>
            </w:pPr>
            <w:r>
              <w:t>Die Runde endet und die Punkte werden zusamme</w:t>
            </w:r>
            <w:r>
              <w:t>n</w:t>
            </w:r>
            <w:r>
              <w:t xml:space="preserve">gezählt. </w:t>
            </w:r>
          </w:p>
        </w:tc>
        <w:tc>
          <w:tcPr>
            <w:tcW w:w="1067" w:type="dxa"/>
          </w:tcPr>
          <w:p w14:paraId="54832C5D" w14:textId="77777777" w:rsidR="006C617F" w:rsidRDefault="006C617F" w:rsidP="006C617F">
            <w:pPr>
              <w:pStyle w:val="MAText"/>
              <w:keepLines/>
            </w:pPr>
          </w:p>
        </w:tc>
        <w:tc>
          <w:tcPr>
            <w:tcW w:w="987" w:type="dxa"/>
          </w:tcPr>
          <w:p w14:paraId="4749BBA9" w14:textId="77777777" w:rsidR="006C617F" w:rsidRDefault="006C617F" w:rsidP="006C617F">
            <w:pPr>
              <w:pStyle w:val="MAText"/>
              <w:keepLines/>
            </w:pPr>
          </w:p>
        </w:tc>
      </w:tr>
      <w:tr w:rsidR="006C617F" w14:paraId="67D4ECC2" w14:textId="77777777" w:rsidTr="00680A54">
        <w:tc>
          <w:tcPr>
            <w:tcW w:w="1812" w:type="dxa"/>
          </w:tcPr>
          <w:p w14:paraId="0D72D40B" w14:textId="77777777" w:rsidR="006C617F" w:rsidRDefault="006C617F" w:rsidP="006C617F">
            <w:pPr>
              <w:pStyle w:val="MAText"/>
              <w:keepLines/>
            </w:pPr>
            <w:r>
              <w:t>Spielablauf</w:t>
            </w:r>
          </w:p>
        </w:tc>
        <w:tc>
          <w:tcPr>
            <w:tcW w:w="2578" w:type="dxa"/>
          </w:tcPr>
          <w:p w14:paraId="093D6CC3" w14:textId="77777777" w:rsidR="006C617F" w:rsidRDefault="006C617F" w:rsidP="006C617F">
            <w:pPr>
              <w:pStyle w:val="MAText"/>
              <w:keepLines/>
            </w:pPr>
            <w:r>
              <w:t>Zwei Spieler haben keine Karten mehr und sind aus demselben Team.</w:t>
            </w:r>
          </w:p>
        </w:tc>
        <w:tc>
          <w:tcPr>
            <w:tcW w:w="2719" w:type="dxa"/>
          </w:tcPr>
          <w:p w14:paraId="14822240" w14:textId="77777777" w:rsidR="006C617F" w:rsidRDefault="006C617F" w:rsidP="006C617F">
            <w:pPr>
              <w:pStyle w:val="MAText"/>
              <w:keepLines/>
            </w:pPr>
            <w:r>
              <w:t>Die Runde endet und das Team, das fertig ist b</w:t>
            </w:r>
            <w:r>
              <w:t>e</w:t>
            </w:r>
            <w:r>
              <w:t>kommt 200 Punkte.</w:t>
            </w:r>
          </w:p>
        </w:tc>
        <w:tc>
          <w:tcPr>
            <w:tcW w:w="1067" w:type="dxa"/>
          </w:tcPr>
          <w:p w14:paraId="5F68A792" w14:textId="77777777" w:rsidR="006C617F" w:rsidRDefault="006C617F" w:rsidP="006C617F">
            <w:pPr>
              <w:pStyle w:val="MAText"/>
              <w:keepLines/>
            </w:pPr>
          </w:p>
        </w:tc>
        <w:tc>
          <w:tcPr>
            <w:tcW w:w="987" w:type="dxa"/>
          </w:tcPr>
          <w:p w14:paraId="4CF18054" w14:textId="77777777" w:rsidR="006C617F" w:rsidRDefault="006C617F" w:rsidP="006C617F">
            <w:pPr>
              <w:pStyle w:val="MAText"/>
              <w:keepLines/>
            </w:pPr>
          </w:p>
        </w:tc>
      </w:tr>
      <w:tr w:rsidR="006C617F" w14:paraId="13E103AF" w14:textId="77777777" w:rsidTr="00680A54">
        <w:tc>
          <w:tcPr>
            <w:tcW w:w="1812" w:type="dxa"/>
          </w:tcPr>
          <w:p w14:paraId="6E8BAAF0" w14:textId="77777777" w:rsidR="006C617F" w:rsidRDefault="006C617F" w:rsidP="006C617F">
            <w:pPr>
              <w:pStyle w:val="MAText"/>
              <w:keepLines/>
            </w:pPr>
            <w:r>
              <w:t>Server</w:t>
            </w:r>
          </w:p>
        </w:tc>
        <w:tc>
          <w:tcPr>
            <w:tcW w:w="2578" w:type="dxa"/>
          </w:tcPr>
          <w:p w14:paraId="7F299891" w14:textId="77777777" w:rsidR="006C617F" w:rsidRDefault="006C617F" w:rsidP="006C617F">
            <w:pPr>
              <w:pStyle w:val="MAText"/>
              <w:keepLines/>
            </w:pPr>
            <w:r>
              <w:t>Es sind bereits vier Clients mit dem Server verbunden und ein fünfter will sich verbinden.</w:t>
            </w:r>
          </w:p>
        </w:tc>
        <w:tc>
          <w:tcPr>
            <w:tcW w:w="2719" w:type="dxa"/>
          </w:tcPr>
          <w:p w14:paraId="79CEFBB7" w14:textId="77777777" w:rsidR="006C617F" w:rsidRDefault="006C617F" w:rsidP="006C617F">
            <w:pPr>
              <w:pStyle w:val="MAText"/>
              <w:keepLines/>
            </w:pPr>
            <w:r>
              <w:t>Der Client bekommt eine Fehlermeldung, dass b</w:t>
            </w:r>
            <w:r>
              <w:t>e</w:t>
            </w:r>
            <w:r>
              <w:t>reits vier Spieler im Spiel seien.</w:t>
            </w:r>
          </w:p>
        </w:tc>
        <w:tc>
          <w:tcPr>
            <w:tcW w:w="1067" w:type="dxa"/>
          </w:tcPr>
          <w:p w14:paraId="149BA43A" w14:textId="77777777" w:rsidR="006C617F" w:rsidRDefault="006C617F" w:rsidP="006C617F">
            <w:pPr>
              <w:pStyle w:val="MAText"/>
              <w:keepLines/>
            </w:pPr>
          </w:p>
        </w:tc>
        <w:tc>
          <w:tcPr>
            <w:tcW w:w="987" w:type="dxa"/>
          </w:tcPr>
          <w:p w14:paraId="31F80B94" w14:textId="77777777" w:rsidR="006C617F" w:rsidRDefault="006C617F" w:rsidP="006C617F">
            <w:pPr>
              <w:pStyle w:val="MAText"/>
              <w:keepLines/>
            </w:pPr>
          </w:p>
        </w:tc>
      </w:tr>
      <w:tr w:rsidR="006C617F" w14:paraId="2488575C" w14:textId="77777777" w:rsidTr="00680A54">
        <w:tc>
          <w:tcPr>
            <w:tcW w:w="1812" w:type="dxa"/>
          </w:tcPr>
          <w:p w14:paraId="3A571F06" w14:textId="77777777" w:rsidR="006C617F" w:rsidRDefault="006C617F" w:rsidP="006C617F">
            <w:pPr>
              <w:pStyle w:val="MAText"/>
              <w:keepLines/>
            </w:pPr>
            <w:proofErr w:type="spellStart"/>
            <w:r>
              <w:t>Eva</w:t>
            </w:r>
            <w:bookmarkStart w:id="223" w:name="_GoBack"/>
            <w:bookmarkEnd w:id="223"/>
            <w:r>
              <w:t>luator</w:t>
            </w:r>
            <w:proofErr w:type="spellEnd"/>
          </w:p>
        </w:tc>
        <w:tc>
          <w:tcPr>
            <w:tcW w:w="2578" w:type="dxa"/>
          </w:tcPr>
          <w:p w14:paraId="3B4E09D6" w14:textId="77777777" w:rsidR="006C617F" w:rsidRDefault="006C617F" w:rsidP="006C617F">
            <w:pPr>
              <w:pStyle w:val="MAText"/>
              <w:keepLines/>
            </w:pPr>
            <w:r>
              <w:t>Der aktive Spieler will eine Kombination von anderer Art spielen als die zuletzt gespielte Kombination.</w:t>
            </w:r>
          </w:p>
        </w:tc>
        <w:tc>
          <w:tcPr>
            <w:tcW w:w="2719" w:type="dxa"/>
          </w:tcPr>
          <w:p w14:paraId="3BDC3CB8" w14:textId="77777777" w:rsidR="006C617F" w:rsidRDefault="006C617F" w:rsidP="006C617F">
            <w:pPr>
              <w:pStyle w:val="MAText"/>
              <w:keepLines/>
            </w:pPr>
            <w:r>
              <w:t>Die Kombination wird nicht akzeptiert und der Spieler bekommt eine Fehlerme</w:t>
            </w:r>
            <w:r>
              <w:t>l</w:t>
            </w:r>
            <w:r>
              <w:t>dung.</w:t>
            </w:r>
          </w:p>
        </w:tc>
        <w:tc>
          <w:tcPr>
            <w:tcW w:w="1067" w:type="dxa"/>
          </w:tcPr>
          <w:p w14:paraId="0B1240DA" w14:textId="77777777" w:rsidR="006C617F" w:rsidRDefault="006C617F" w:rsidP="006C617F">
            <w:pPr>
              <w:pStyle w:val="MAText"/>
              <w:keepLines/>
            </w:pPr>
          </w:p>
        </w:tc>
        <w:tc>
          <w:tcPr>
            <w:tcW w:w="987" w:type="dxa"/>
          </w:tcPr>
          <w:p w14:paraId="564EB526" w14:textId="77777777" w:rsidR="006C617F" w:rsidRDefault="006C617F" w:rsidP="006C617F">
            <w:pPr>
              <w:pStyle w:val="MAText"/>
              <w:keepLines/>
            </w:pPr>
          </w:p>
        </w:tc>
      </w:tr>
    </w:tbl>
    <w:p w14:paraId="1D8C351F" w14:textId="77777777" w:rsidR="006C617F" w:rsidRPr="006C617F" w:rsidRDefault="006C617F" w:rsidP="006C617F">
      <w:pPr>
        <w:pStyle w:val="MAText"/>
      </w:pPr>
    </w:p>
    <w:p w14:paraId="26DEB1CB" w14:textId="77777777" w:rsidR="00824A8A" w:rsidRDefault="00824A8A">
      <w:pPr>
        <w:rPr>
          <w:rFonts w:eastAsiaTheme="majorEastAsia" w:cstheme="majorBidi"/>
          <w:sz w:val="32"/>
          <w:szCs w:val="32"/>
        </w:rPr>
      </w:pPr>
      <w:r>
        <w:br w:type="page"/>
      </w:r>
    </w:p>
    <w:p w14:paraId="48576FD1" w14:textId="77777777" w:rsidR="003D09F7" w:rsidRDefault="00DD484B" w:rsidP="004D7A2E">
      <w:pPr>
        <w:pStyle w:val="MAberschrift1"/>
      </w:pPr>
      <w:bookmarkStart w:id="224" w:name="_Toc527613504"/>
      <w:r>
        <w:lastRenderedPageBreak/>
        <w:t>10</w:t>
      </w:r>
      <w:r w:rsidR="004D7A2E">
        <w:t xml:space="preserve">. </w:t>
      </w:r>
      <w:r w:rsidR="00F52D16">
        <w:t>Fazit</w:t>
      </w:r>
      <w:bookmarkEnd w:id="224"/>
    </w:p>
    <w:p w14:paraId="5D69922B" w14:textId="77777777" w:rsidR="00A44FD7" w:rsidRDefault="00824A8A" w:rsidP="00824A8A">
      <w:pPr>
        <w:pStyle w:val="MAText"/>
        <w:rPr>
          <w:ins w:id="225" w:author="Sandra Busch" w:date="2018-10-18T19:47:00Z"/>
        </w:rPr>
      </w:pPr>
      <w:r>
        <w:t xml:space="preserve">Rückblickend betrachtet, wäre es </w:t>
      </w:r>
      <w:del w:id="226" w:author="Sandra Busch" w:date="2018-10-18T19:08:00Z">
        <w:r w:rsidDel="00357CC5">
          <w:delText xml:space="preserve">gut </w:delText>
        </w:r>
      </w:del>
      <w:ins w:id="227" w:author="Sandra Busch" w:date="2018-10-18T19:08:00Z">
        <w:r w:rsidR="00357CC5">
          <w:t xml:space="preserve">besser </w:t>
        </w:r>
      </w:ins>
      <w:r>
        <w:t xml:space="preserve">gewesen, </w:t>
      </w:r>
      <w:del w:id="228" w:author="Sandra Busch" w:date="2018-10-18T19:08:00Z">
        <w:r w:rsidDel="00357CC5">
          <w:delText xml:space="preserve">den </w:delText>
        </w:r>
      </w:del>
      <w:ins w:id="229" w:author="Sandra Busch" w:date="2018-10-18T19:08:00Z">
        <w:r w:rsidR="00357CC5">
          <w:t xml:space="preserve">mit dem Schreiben des </w:t>
        </w:r>
      </w:ins>
      <w:r>
        <w:t>Bericht</w:t>
      </w:r>
      <w:ins w:id="230" w:author="Sandra Busch" w:date="2018-10-18T19:08:00Z">
        <w:r w:rsidR="00357CC5">
          <w:t>s</w:t>
        </w:r>
      </w:ins>
      <w:r>
        <w:t xml:space="preserve"> früher zu beginnen und vor allem den Teil zur Implementierung </w:t>
      </w:r>
      <w:del w:id="231" w:author="Sandra Busch" w:date="2018-10-18T19:10:00Z">
        <w:r w:rsidDel="00357CC5">
          <w:delText>schon während dem</w:delText>
        </w:r>
      </w:del>
      <w:ins w:id="232" w:author="Sandra Busch" w:date="2018-10-18T19:10:00Z">
        <w:r w:rsidR="00357CC5">
          <w:t>parallel zum</w:t>
        </w:r>
      </w:ins>
      <w:r>
        <w:t xml:space="preserve"> Implementieren zu schreiben, so wie es vom Betre</w:t>
      </w:r>
      <w:r>
        <w:t>u</w:t>
      </w:r>
      <w:r>
        <w:t xml:space="preserve">er </w:t>
      </w:r>
      <w:del w:id="233" w:author="Sandra Busch" w:date="2018-10-18T19:07:00Z">
        <w:r w:rsidDel="00357CC5">
          <w:delText xml:space="preserve">geraten </w:delText>
        </w:r>
      </w:del>
      <w:ins w:id="234" w:author="Sandra Busch" w:date="2018-10-18T19:07:00Z">
        <w:r w:rsidR="00357CC5">
          <w:t xml:space="preserve">empfohlen </w:t>
        </w:r>
      </w:ins>
      <w:r>
        <w:t>wurde.</w:t>
      </w:r>
      <w:del w:id="235" w:author="Sandra Busch" w:date="2018-10-18T19:16:00Z">
        <w:r w:rsidDel="002A0678">
          <w:delText xml:space="preserve"> Doch leider war das Interesse am Programmieren viel grösser als das am Schre</w:delText>
        </w:r>
        <w:r w:rsidDel="002A0678">
          <w:delText>i</w:delText>
        </w:r>
        <w:r w:rsidDel="002A0678">
          <w:delText xml:space="preserve">ben des Berichts und deshalb ging </w:delText>
        </w:r>
      </w:del>
      <w:del w:id="236" w:author="Sandra Busch" w:date="2018-10-18T19:12:00Z">
        <w:r w:rsidDel="00C17B30">
          <w:delText>das anfangs</w:delText>
        </w:r>
      </w:del>
      <w:del w:id="237" w:author="Sandra Busch" w:date="2018-10-18T19:16:00Z">
        <w:r w:rsidDel="002A0678">
          <w:delText xml:space="preserve"> etwas unter</w:delText>
        </w:r>
      </w:del>
      <w:r>
        <w:t xml:space="preserve">. </w:t>
      </w:r>
      <w:ins w:id="238" w:author="Sandra Busch" w:date="2018-10-18T19:13:00Z">
        <w:r w:rsidR="00C17B30">
          <w:t xml:space="preserve">Da </w:t>
        </w:r>
      </w:ins>
      <w:ins w:id="239" w:author="Sandra Busch" w:date="2018-10-18T19:15:00Z">
        <w:r w:rsidR="002A0678">
          <w:t>die Freude</w:t>
        </w:r>
      </w:ins>
      <w:ins w:id="240" w:author="Sandra Busch" w:date="2018-10-18T19:13:00Z">
        <w:r w:rsidR="00C17B30">
          <w:t xml:space="preserve"> am Programmieren viel grösser war als </w:t>
        </w:r>
      </w:ins>
      <w:ins w:id="241" w:author="Sandra Busch" w:date="2018-10-18T19:15:00Z">
        <w:r w:rsidR="002A0678">
          <w:t xml:space="preserve">das Interesse </w:t>
        </w:r>
      </w:ins>
      <w:ins w:id="242" w:author="Sandra Busch" w:date="2018-10-18T19:13:00Z">
        <w:r w:rsidR="00C17B30">
          <w:t>am Schreiben des Berichts, ging letzter</w:t>
        </w:r>
      </w:ins>
      <w:ins w:id="243" w:author="Sandra Busch" w:date="2018-10-18T19:14:00Z">
        <w:r w:rsidR="00C17B30">
          <w:t>es leider etwas unter.</w:t>
        </w:r>
      </w:ins>
      <w:ins w:id="244" w:author="Sandra Busch" w:date="2018-10-18T19:16:00Z">
        <w:r w:rsidR="002A0678">
          <w:t xml:space="preserve"> </w:t>
        </w:r>
      </w:ins>
      <w:r>
        <w:t>Für ein anders Mal wäre es sicherlich auch gut</w:t>
      </w:r>
      <w:ins w:id="245" w:author="Sandra Busch" w:date="2018-10-18T19:07:00Z">
        <w:r w:rsidR="00357CC5">
          <w:t>,</w:t>
        </w:r>
      </w:ins>
      <w:r>
        <w:t xml:space="preserve"> mehr Zeit für die Implementierung einzuplanen</w:t>
      </w:r>
      <w:del w:id="246" w:author="Sandra Busch" w:date="2018-10-18T19:16:00Z">
        <w:r w:rsidDel="002A0678">
          <w:delText xml:space="preserve">, </w:delText>
        </w:r>
      </w:del>
      <w:ins w:id="247" w:author="Sandra Busch" w:date="2018-10-18T19:16:00Z">
        <w:r w:rsidR="002A0678">
          <w:t xml:space="preserve">. </w:t>
        </w:r>
      </w:ins>
      <w:del w:id="248" w:author="Sandra Busch" w:date="2018-10-18T19:35:00Z">
        <w:r w:rsidDel="00022D7F">
          <w:delText xml:space="preserve">da </w:delText>
        </w:r>
      </w:del>
      <w:ins w:id="249" w:author="Sandra Busch" w:date="2018-10-18T19:35:00Z">
        <w:r w:rsidR="0044088C">
          <w:t>D</w:t>
        </w:r>
      </w:ins>
      <w:del w:id="250" w:author="Sandra Busch" w:date="2018-10-18T19:35:00Z">
        <w:r w:rsidDel="0044088C">
          <w:delText>d</w:delText>
        </w:r>
      </w:del>
      <w:r>
        <w:t xml:space="preserve">er Zeitaufwand </w:t>
      </w:r>
      <w:ins w:id="251" w:author="Sandra Busch" w:date="2018-10-18T19:35:00Z">
        <w:r w:rsidR="0044088C">
          <w:t xml:space="preserve">wurde </w:t>
        </w:r>
      </w:ins>
      <w:del w:id="252" w:author="Sandra Busch" w:date="2018-10-18T19:37:00Z">
        <w:r w:rsidDel="0044088C">
          <w:delText xml:space="preserve">etwas </w:delText>
        </w:r>
      </w:del>
      <w:r>
        <w:t>unterschätzt</w:t>
      </w:r>
      <w:ins w:id="253" w:author="Sandra Busch" w:date="2018-10-18T19:38:00Z">
        <w:r w:rsidR="0044088C">
          <w:t>,</w:t>
        </w:r>
      </w:ins>
      <w:r>
        <w:t xml:space="preserve"> </w:t>
      </w:r>
      <w:del w:id="254" w:author="Sandra Busch" w:date="2018-10-18T19:36:00Z">
        <w:r w:rsidDel="0044088C">
          <w:delText>und dadurch</w:delText>
        </w:r>
      </w:del>
      <w:ins w:id="255" w:author="Sandra Busch" w:date="2018-10-18T19:36:00Z">
        <w:r w:rsidR="0044088C">
          <w:t>wodurch</w:t>
        </w:r>
      </w:ins>
      <w:r>
        <w:t xml:space="preserve"> der Terminplan gegen Ende nicht eingehalten </w:t>
      </w:r>
      <w:del w:id="256" w:author="Sandra Busch" w:date="2018-10-18T19:36:00Z">
        <w:r w:rsidDel="0044088C">
          <w:delText>wurde</w:delText>
        </w:r>
      </w:del>
      <w:ins w:id="257" w:author="Sandra Busch" w:date="2018-10-18T19:36:00Z">
        <w:r w:rsidR="0044088C">
          <w:t>werden konnte</w:t>
        </w:r>
      </w:ins>
      <w:r>
        <w:t xml:space="preserve">, </w:t>
      </w:r>
      <w:del w:id="258" w:author="Sandra Busch" w:date="2018-10-18T19:37:00Z">
        <w:r w:rsidDel="0044088C">
          <w:delText xml:space="preserve">wodurch auch einiges an </w:delText>
        </w:r>
      </w:del>
      <w:ins w:id="259" w:author="Sandra Busch" w:date="2018-10-18T19:37:00Z">
        <w:r w:rsidR="0044088C">
          <w:t xml:space="preserve">was zu </w:t>
        </w:r>
      </w:ins>
      <w:del w:id="260" w:author="Sandra Busch" w:date="2018-10-18T19:39:00Z">
        <w:r w:rsidDel="0044088C">
          <w:delText xml:space="preserve">theoretisch vermeidbarem </w:delText>
        </w:r>
      </w:del>
      <w:ins w:id="261" w:author="Sandra Busch" w:date="2018-10-18T19:39:00Z">
        <w:r w:rsidR="0044088C">
          <w:t xml:space="preserve">unnötigem </w:t>
        </w:r>
      </w:ins>
      <w:r>
        <w:t xml:space="preserve">Stress </w:t>
      </w:r>
      <w:del w:id="262" w:author="Sandra Busch" w:date="2018-10-18T19:37:00Z">
        <w:r w:rsidDel="0044088C">
          <w:delText>entstand</w:delText>
        </w:r>
      </w:del>
      <w:ins w:id="263" w:author="Sandra Busch" w:date="2018-10-18T19:37:00Z">
        <w:r w:rsidR="0044088C">
          <w:t>führte</w:t>
        </w:r>
      </w:ins>
      <w:r>
        <w:t>.</w:t>
      </w:r>
      <w:del w:id="264" w:author="Sandra Busch" w:date="2018-10-18T19:43:00Z">
        <w:r w:rsidDel="0044088C">
          <w:delText xml:space="preserve"> Jedoch ist das Programm, obwohl es gewisse Elemente des Tichuspiels nicht en</w:delText>
        </w:r>
        <w:r w:rsidDel="0044088C">
          <w:delText>t</w:delText>
        </w:r>
        <w:r w:rsidDel="0044088C">
          <w:delText>hält, recht gut geworden und kann gespielt werden</w:delText>
        </w:r>
      </w:del>
      <w:r w:rsidDel="0044088C">
        <w:t xml:space="preserve">. </w:t>
      </w:r>
      <w:r>
        <w:t>Eine weitere Verbess</w:t>
      </w:r>
      <w:r>
        <w:t>e</w:t>
      </w:r>
      <w:r>
        <w:t>rungsmöglichkeit wäre, den Programmcode von Anfang an und durchgehend zu kommentieren</w:t>
      </w:r>
      <w:ins w:id="265" w:author="Sandra Busch" w:date="2018-10-18T19:40:00Z">
        <w:r w:rsidR="0044088C">
          <w:t>.</w:t>
        </w:r>
      </w:ins>
      <w:del w:id="266" w:author="Sandra Busch" w:date="2018-10-18T19:40:00Z">
        <w:r w:rsidDel="0044088C">
          <w:delText>,</w:delText>
        </w:r>
      </w:del>
      <w:r>
        <w:t xml:space="preserve"> </w:t>
      </w:r>
      <w:del w:id="267" w:author="Sandra Busch" w:date="2018-10-18T19:40:00Z">
        <w:r w:rsidDel="0044088C">
          <w:delText xml:space="preserve">was </w:delText>
        </w:r>
      </w:del>
      <w:ins w:id="268" w:author="Sandra Busch" w:date="2018-10-18T19:40:00Z">
        <w:r w:rsidR="0044088C">
          <w:t xml:space="preserve">Dies würde </w:t>
        </w:r>
      </w:ins>
      <w:ins w:id="269" w:author="Sandra Busch" w:date="2018-10-18T19:41:00Z">
        <w:r w:rsidR="0044088C">
          <w:t xml:space="preserve">helfen, den Programmcode verständlich zu machen und die </w:t>
        </w:r>
      </w:ins>
      <w:del w:id="270" w:author="Sandra Busch" w:date="2018-10-18T19:41:00Z">
        <w:r w:rsidDel="0044088C">
          <w:delText xml:space="preserve">vor allem </w:delText>
        </w:r>
      </w:del>
      <w:r>
        <w:t xml:space="preserve">die Fehlersuche erleichtern </w:t>
      </w:r>
      <w:del w:id="271" w:author="Sandra Busch" w:date="2018-10-18T19:40:00Z">
        <w:r w:rsidDel="0044088C">
          <w:delText xml:space="preserve">würde </w:delText>
        </w:r>
      </w:del>
      <w:del w:id="272" w:author="Sandra Busch" w:date="2018-10-18T19:42:00Z">
        <w:r w:rsidDel="0044088C">
          <w:delText>und auch einfacher wäre als den Programmcode am Ende noch verständlich zu machen</w:delText>
        </w:r>
      </w:del>
      <w:r>
        <w:t>.</w:t>
      </w:r>
      <w:ins w:id="273" w:author="Sandra Busch" w:date="2018-10-18T19:43:00Z">
        <w:r w:rsidR="0044088C">
          <w:t xml:space="preserve"> </w:t>
        </w:r>
      </w:ins>
    </w:p>
    <w:p w14:paraId="36197561" w14:textId="77777777" w:rsidR="00824A8A" w:rsidRDefault="0044088C" w:rsidP="00824A8A">
      <w:pPr>
        <w:pStyle w:val="MAText"/>
      </w:pPr>
      <w:ins w:id="274" w:author="Sandra Busch" w:date="2018-10-18T19:43:00Z">
        <w:r>
          <w:t xml:space="preserve">Erfreulich ist die Tatsache, dass das Programm </w:t>
        </w:r>
      </w:ins>
      <w:ins w:id="275" w:author="Sandra Busch" w:date="2018-10-18T19:47:00Z">
        <w:r w:rsidR="00A44FD7">
          <w:t xml:space="preserve">an und für </w:t>
        </w:r>
      </w:ins>
      <w:ins w:id="276" w:author="Sandra Busch" w:date="2018-10-18T19:48:00Z">
        <w:r w:rsidR="00A44FD7">
          <w:t>sich</w:t>
        </w:r>
      </w:ins>
      <w:ins w:id="277" w:author="Sandra Busch" w:date="2018-10-18T19:45:00Z">
        <w:r>
          <w:t xml:space="preserve"> </w:t>
        </w:r>
      </w:ins>
      <w:ins w:id="278" w:author="Sandra Busch" w:date="2018-10-18T19:44:00Z">
        <w:r>
          <w:t xml:space="preserve">gut gelungen ist und </w:t>
        </w:r>
      </w:ins>
      <w:ins w:id="279" w:author="Sandra Busch" w:date="2018-10-18T19:45:00Z">
        <w:r>
          <w:t>Tichu (</w:t>
        </w:r>
        <w:commentRangeStart w:id="280"/>
        <w:r>
          <w:t>wenn auch nicht mit allen</w:t>
        </w:r>
        <w:r w:rsidR="0098713C">
          <w:t xml:space="preserve"> </w:t>
        </w:r>
      </w:ins>
      <w:ins w:id="281" w:author="Sandra Busch" w:date="2018-10-18T19:46:00Z">
        <w:r w:rsidR="0098713C">
          <w:t xml:space="preserve">möglichen </w:t>
        </w:r>
      </w:ins>
      <w:ins w:id="282" w:author="Sandra Busch" w:date="2018-10-18T19:45:00Z">
        <w:r w:rsidR="0098713C">
          <w:t>Spiel</w:t>
        </w:r>
      </w:ins>
      <w:ins w:id="283" w:author="Sandra Busch" w:date="2018-10-18T19:46:00Z">
        <w:r w:rsidR="0098713C">
          <w:t>elementen</w:t>
        </w:r>
      </w:ins>
      <w:commentRangeEnd w:id="280"/>
      <w:ins w:id="284" w:author="Sandra Busch" w:date="2018-10-18T19:47:00Z">
        <w:r w:rsidR="0098713C">
          <w:rPr>
            <w:rStyle w:val="Kommentarzeichen"/>
            <w:rFonts w:asciiTheme="minorHAnsi" w:hAnsiTheme="minorHAnsi"/>
          </w:rPr>
          <w:commentReference w:id="280"/>
        </w:r>
      </w:ins>
      <w:ins w:id="285" w:author="Sandra Busch" w:date="2018-10-18T19:46:00Z">
        <w:r w:rsidR="0098713C">
          <w:t xml:space="preserve">) </w:t>
        </w:r>
      </w:ins>
      <w:ins w:id="286" w:author="Sandra Busch" w:date="2018-10-18T19:44:00Z">
        <w:r>
          <w:t xml:space="preserve">wie </w:t>
        </w:r>
      </w:ins>
      <w:ins w:id="287" w:author="Sandra Busch" w:date="2018-10-18T19:46:00Z">
        <w:r w:rsidR="0098713C">
          <w:t>vorgesehen</w:t>
        </w:r>
      </w:ins>
      <w:ins w:id="288" w:author="Sandra Busch" w:date="2018-10-18T19:44:00Z">
        <w:r>
          <w:t xml:space="preserve"> von vier Spielern gespielt werden </w:t>
        </w:r>
        <w:commentRangeStart w:id="289"/>
        <w:r>
          <w:t>kann</w:t>
        </w:r>
      </w:ins>
      <w:commentRangeEnd w:id="289"/>
      <w:r w:rsidR="00EE52AB">
        <w:rPr>
          <w:rStyle w:val="Kommentarzeichen"/>
          <w:rFonts w:asciiTheme="minorHAnsi" w:hAnsiTheme="minorHAnsi"/>
        </w:rPr>
        <w:commentReference w:id="289"/>
      </w:r>
      <w:ins w:id="290" w:author="Sandra Busch" w:date="2018-10-18T19:44:00Z">
        <w:r>
          <w:t>.</w:t>
        </w:r>
      </w:ins>
    </w:p>
    <w:p w14:paraId="09B8EA73" w14:textId="77777777" w:rsidR="008A53B5" w:rsidRPr="003D09F7" w:rsidRDefault="003D09F7" w:rsidP="006B1140">
      <w:pPr>
        <w:pStyle w:val="MAText"/>
        <w:rPr>
          <w:rFonts w:eastAsiaTheme="majorEastAsia" w:cstheme="majorBidi"/>
          <w:sz w:val="32"/>
          <w:szCs w:val="32"/>
        </w:rPr>
      </w:pPr>
      <w:r>
        <w:br w:type="page"/>
      </w:r>
    </w:p>
    <w:p w14:paraId="1606F9F3" w14:textId="77777777" w:rsidR="008D2BEB" w:rsidRDefault="004D7A2E" w:rsidP="003D09F7">
      <w:pPr>
        <w:pStyle w:val="MAberschrift1"/>
      </w:pPr>
      <w:bookmarkStart w:id="291" w:name="_Toc527613505"/>
      <w:r>
        <w:lastRenderedPageBreak/>
        <w:t>1</w:t>
      </w:r>
      <w:r w:rsidR="00DD484B">
        <w:t>1</w:t>
      </w:r>
      <w:r>
        <w:t xml:space="preserve">. </w:t>
      </w:r>
      <w:r w:rsidR="009552C2">
        <w:t>Anhang</w:t>
      </w:r>
      <w:bookmarkEnd w:id="291"/>
    </w:p>
    <w:p w14:paraId="24AF8D49" w14:textId="77777777" w:rsidR="008D2BEB" w:rsidRDefault="001E773C" w:rsidP="005D22A9">
      <w:pPr>
        <w:pStyle w:val="MAberschrift2"/>
      </w:pPr>
      <w:bookmarkStart w:id="292" w:name="_Toc527613506"/>
      <w:r>
        <w:t>1</w:t>
      </w:r>
      <w:r w:rsidR="00DD484B">
        <w:t>1</w:t>
      </w:r>
      <w:r>
        <w:t xml:space="preserve">.1 </w:t>
      </w:r>
      <w:r w:rsidR="008D2BEB">
        <w:t>Glossar</w:t>
      </w:r>
      <w:bookmarkEnd w:id="292"/>
    </w:p>
    <w:p w14:paraId="7DCBF139" w14:textId="77777777" w:rsidR="005D22A9" w:rsidRPr="005D22A9" w:rsidRDefault="005D22A9" w:rsidP="00D85CBC">
      <w:pPr>
        <w:pStyle w:val="MAText"/>
        <w:numPr>
          <w:ilvl w:val="0"/>
          <w:numId w:val="4"/>
        </w:numPr>
        <w:tabs>
          <w:tab w:val="left" w:pos="2552"/>
        </w:tabs>
        <w:spacing w:after="120"/>
        <w:ind w:left="714" w:hanging="357"/>
        <w:rPr>
          <w:b/>
        </w:rPr>
        <w:pPrChange w:id="293" w:author="Daniel Denzler" w:date="2018-10-19T18:24:00Z">
          <w:pPr>
            <w:pStyle w:val="MAText"/>
            <w:numPr>
              <w:numId w:val="4"/>
            </w:numPr>
            <w:tabs>
              <w:tab w:val="left" w:pos="2552"/>
            </w:tabs>
            <w:ind w:left="720" w:hanging="360"/>
          </w:pPr>
        </w:pPrChange>
      </w:pPr>
      <w:r w:rsidRPr="005D22A9">
        <w:rPr>
          <w:b/>
        </w:rPr>
        <w:t>Implementierung</w:t>
      </w:r>
      <w:r w:rsidR="008C7554">
        <w:rPr>
          <w:b/>
        </w:rPr>
        <w:t>:</w:t>
      </w:r>
      <w:r w:rsidR="008C7554">
        <w:t xml:space="preserve"> Als Implementierung bezeichnet man in der Informatik den Prozess, bei we</w:t>
      </w:r>
      <w:r w:rsidR="008C7554">
        <w:t>l</w:t>
      </w:r>
      <w:r w:rsidR="008C7554">
        <w:t xml:space="preserve">chem die Idee des Programms in Programmcode geschrieben wird. </w:t>
      </w:r>
    </w:p>
    <w:p w14:paraId="13F21165" w14:textId="77777777" w:rsidR="007B2C30" w:rsidRPr="005D22A9" w:rsidRDefault="00C83073" w:rsidP="00D85CBC">
      <w:pPr>
        <w:pStyle w:val="MAText"/>
        <w:numPr>
          <w:ilvl w:val="0"/>
          <w:numId w:val="4"/>
        </w:numPr>
        <w:tabs>
          <w:tab w:val="left" w:pos="2552"/>
        </w:tabs>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14:paraId="48920291" w14:textId="77777777" w:rsidR="00967492" w:rsidRPr="005D22A9" w:rsidRDefault="00967492" w:rsidP="00D85CBC">
      <w:pPr>
        <w:pStyle w:val="MAText"/>
        <w:numPr>
          <w:ilvl w:val="0"/>
          <w:numId w:val="4"/>
        </w:numPr>
        <w:tabs>
          <w:tab w:val="left" w:pos="2552"/>
        </w:tabs>
        <w:rPr>
          <w:b/>
        </w:rPr>
      </w:pPr>
      <w:r w:rsidRPr="005D22A9">
        <w:rPr>
          <w:b/>
        </w:rPr>
        <w:t>Library</w:t>
      </w:r>
      <w:r w:rsidR="005D22A9">
        <w:rPr>
          <w:b/>
        </w:rPr>
        <w:t xml:space="preserve">: </w:t>
      </w:r>
      <w:r w:rsidR="005D22A9">
        <w:t>Als Library wird beim Programmieren eine Sammlung von bereits von anderen g</w:t>
      </w:r>
      <w:r w:rsidR="005D22A9">
        <w:t>e</w:t>
      </w:r>
      <w:r w:rsidR="005D22A9">
        <w:t>schriebenen Klassen bezeichnet.</w:t>
      </w:r>
    </w:p>
    <w:p w14:paraId="24795B54" w14:textId="77777777" w:rsidR="005D22A9" w:rsidRPr="005D22A9" w:rsidRDefault="005D22A9" w:rsidP="00D85CBC">
      <w:pPr>
        <w:pStyle w:val="MAText"/>
        <w:numPr>
          <w:ilvl w:val="0"/>
          <w:numId w:val="4"/>
        </w:numPr>
        <w:tabs>
          <w:tab w:val="left" w:pos="2552"/>
        </w:tabs>
        <w:rPr>
          <w:b/>
        </w:rPr>
      </w:pPr>
      <w:r w:rsidRPr="005D22A9">
        <w:rPr>
          <w:b/>
        </w:rPr>
        <w:t>Port</w:t>
      </w:r>
      <w:r w:rsidR="00E1501C">
        <w:rPr>
          <w:b/>
        </w:rPr>
        <w:t>:</w:t>
      </w:r>
      <w:r w:rsidR="00E1501C">
        <w:t xml:space="preserve"> </w:t>
      </w:r>
    </w:p>
    <w:p w14:paraId="1D555BBC" w14:textId="77777777" w:rsidR="00D85CBC" w:rsidRPr="008D2BEB" w:rsidRDefault="00D85CBC">
      <w:pPr>
        <w:pStyle w:val="MAText"/>
      </w:pPr>
    </w:p>
    <w:sectPr w:rsidR="00D85CBC" w:rsidRPr="008D2BEB" w:rsidSect="00B95BD5">
      <w:footerReference w:type="default" r:id="rId1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Sandra Busch" w:date="2018-10-18T19:56:00Z" w:initials="SB">
    <w:p w14:paraId="35CBC5A3" w14:textId="77777777" w:rsidR="0096146D" w:rsidRDefault="0096146D">
      <w:pPr>
        <w:pStyle w:val="Kommentartext"/>
      </w:pPr>
      <w:r>
        <w:rPr>
          <w:rStyle w:val="Kommentarzeichen"/>
        </w:rPr>
        <w:annotationRef/>
      </w:r>
      <w:r>
        <w:t>Vorschlag als Ersatz für den Abschnitt nachher</w:t>
      </w:r>
    </w:p>
  </w:comment>
  <w:comment w:id="21" w:author="Sandra Busch" w:date="2018-10-18T17:17:00Z" w:initials="SB">
    <w:p w14:paraId="6569D894" w14:textId="77777777" w:rsidR="0096146D" w:rsidRDefault="0096146D">
      <w:pPr>
        <w:pStyle w:val="Kommentartext"/>
      </w:pPr>
      <w:r>
        <w:rPr>
          <w:rStyle w:val="Kommentarzeichen"/>
        </w:rPr>
        <w:annotationRef/>
      </w:r>
      <w:r>
        <w:t>Dieser Satz ist sehr ve</w:t>
      </w:r>
      <w:r>
        <w:t>r</w:t>
      </w:r>
      <w:r>
        <w:t>schachtelt und schwer lesbar. Ich würde ihn aufteilen, kürzere Sätze machen.</w:t>
      </w:r>
    </w:p>
  </w:comment>
  <w:comment w:id="42" w:author="Daniel Denzler" w:date="2018-10-19T11:27:00Z" w:initials="DD">
    <w:p w14:paraId="28A681DB" w14:textId="77777777" w:rsidR="0096146D" w:rsidRDefault="0096146D">
      <w:pPr>
        <w:pStyle w:val="Kommentartext"/>
      </w:pPr>
      <w:ins w:id="44" w:author="Daniel Denzler" w:date="2018-10-19T11:26:00Z">
        <w:r>
          <w:rPr>
            <w:rStyle w:val="Kommentarzeichen"/>
          </w:rPr>
          <w:annotationRef/>
        </w:r>
      </w:ins>
      <w:r>
        <w:t>Was meinst Du hier?</w:t>
      </w:r>
    </w:p>
  </w:comment>
  <w:comment w:id="26" w:author="Sandra Busch" w:date="2018-10-19T11:00:00Z" w:initials="SB">
    <w:p w14:paraId="16D06B1A" w14:textId="77777777" w:rsidR="0096146D" w:rsidRDefault="0096146D" w:rsidP="00C65A5A">
      <w:pPr>
        <w:pStyle w:val="Kommentartext"/>
      </w:pPr>
      <w:r>
        <w:rPr>
          <w:rStyle w:val="Kommentarzeichen"/>
        </w:rPr>
        <w:annotationRef/>
      </w:r>
      <w:r>
        <w:t>Dieser Satz ist sehr ve</w:t>
      </w:r>
      <w:r>
        <w:t>r</w:t>
      </w:r>
      <w:r>
        <w:t>schachtelt und schwer lesbar. Ich würde ihn aufteilen, kürzere Sätze machen.</w:t>
      </w:r>
    </w:p>
  </w:comment>
  <w:comment w:id="81" w:author="Sandra Busch" w:date="2018-10-18T19:01:00Z" w:initials="SB">
    <w:p w14:paraId="54A9954B" w14:textId="77777777" w:rsidR="0096146D" w:rsidRDefault="0096146D">
      <w:pPr>
        <w:pStyle w:val="Kommentartext"/>
      </w:pPr>
      <w:r>
        <w:rPr>
          <w:rStyle w:val="Kommentarzeichen"/>
        </w:rPr>
        <w:annotationRef/>
      </w:r>
      <w:r>
        <w:t>Tabelle grau/nicht grau formatieren</w:t>
      </w:r>
    </w:p>
  </w:comment>
  <w:comment w:id="86" w:author="Daniel Denzler" w:date="2018-10-19T17:14:00Z" w:initials="DD">
    <w:p w14:paraId="08D137B7" w14:textId="77777777" w:rsidR="0096146D" w:rsidRDefault="0096146D">
      <w:pPr>
        <w:pStyle w:val="Kommentartext"/>
      </w:pPr>
      <w:r>
        <w:rPr>
          <w:rStyle w:val="Kommentarzeichen"/>
        </w:rPr>
        <w:annotationRef/>
      </w:r>
      <w:r>
        <w:t>Das würde ich nicht Prot</w:t>
      </w:r>
      <w:r>
        <w:t>o</w:t>
      </w:r>
      <w:r>
        <w:t>koll nennen (es sind nicht alles Protoko</w:t>
      </w:r>
      <w:r>
        <w:t>l</w:t>
      </w:r>
      <w:r>
        <w:t>le) &gt; nenn es doch Umsetzung</w:t>
      </w:r>
      <w:r>
        <w:br/>
        <w:t xml:space="preserve">- </w:t>
      </w:r>
      <w:proofErr w:type="spellStart"/>
      <w:r>
        <w:t>Tichu</w:t>
      </w:r>
      <w:proofErr w:type="spellEnd"/>
      <w:r>
        <w:t>-Anwendung</w:t>
      </w:r>
    </w:p>
  </w:comment>
  <w:comment w:id="101" w:author="Daniel Denzler" w:date="2018-10-19T18:01:00Z" w:initials="DD">
    <w:p w14:paraId="67BFB6D9" w14:textId="60A6135A" w:rsidR="0096146D" w:rsidRDefault="0096146D">
      <w:pPr>
        <w:pStyle w:val="Kommentartext"/>
      </w:pPr>
      <w:r>
        <w:rPr>
          <w:rStyle w:val="Kommentarzeichen"/>
        </w:rPr>
        <w:annotationRef/>
      </w:r>
      <w:r>
        <w:t>0-1023 &gt; Common Ports</w:t>
      </w:r>
      <w:r>
        <w:br/>
        <w:t>1024-49151 &gt; Registered Ports</w:t>
      </w:r>
      <w:r>
        <w:br/>
        <w:t xml:space="preserve">49152-65535 &gt; </w:t>
      </w:r>
      <w:r w:rsidRPr="00202BDD">
        <w:t>Dynamic/Private Ports</w:t>
      </w:r>
    </w:p>
    <w:p w14:paraId="5E414EB1" w14:textId="347FC442" w:rsidR="0096146D" w:rsidRDefault="0096146D">
      <w:pPr>
        <w:pStyle w:val="Kommentartext"/>
      </w:pPr>
      <w:r>
        <w:t>welche Ports verwendest Du, würde ich i</w:t>
      </w:r>
      <w:r>
        <w:t>r</w:t>
      </w:r>
      <w:r>
        <w:t>gendwo erwähnen?</w:t>
      </w:r>
    </w:p>
  </w:comment>
  <w:comment w:id="106" w:author="Sandra Busch" w:date="2018-10-18T18:22:00Z" w:initials="SB">
    <w:p w14:paraId="5D53164F" w14:textId="77777777" w:rsidR="0096146D" w:rsidRDefault="0096146D">
      <w:pPr>
        <w:pStyle w:val="Kommentartext"/>
      </w:pPr>
      <w:r>
        <w:rPr>
          <w:rStyle w:val="Kommentarzeichen"/>
        </w:rPr>
        <w:annotationRef/>
      </w:r>
      <w:r>
        <w:t>…in zwei Sätze aufgeteilt, würde sich das einfacher lesen lassen…</w:t>
      </w:r>
      <w:r>
        <w:rPr>
          <w:rFonts w:ascii="Segoe UI Emoji" w:eastAsia="Segoe UI Emoji" w:hAnsi="Segoe UI Emoji" w:cs="Segoe UI Emoji"/>
        </w:rPr>
        <w:t>😉</w:t>
      </w:r>
    </w:p>
  </w:comment>
  <w:comment w:id="109" w:author="Sandra Busch" w:date="2018-10-18T18:24:00Z" w:initials="SB">
    <w:p w14:paraId="578BC2B1" w14:textId="77777777" w:rsidR="0096146D" w:rsidRDefault="0096146D">
      <w:pPr>
        <w:pStyle w:val="Kommentartext"/>
      </w:pPr>
      <w:r>
        <w:rPr>
          <w:rStyle w:val="Kommentarzeichen"/>
        </w:rPr>
        <w:annotationRef/>
      </w:r>
      <w:r>
        <w:t>Dieser Abschnitt passt nicht so ganz zum Vorherigen. Das sollte miteina</w:t>
      </w:r>
      <w:r>
        <w:t>n</w:t>
      </w:r>
      <w:r>
        <w:t>der verheiratet werden….</w:t>
      </w:r>
    </w:p>
  </w:comment>
  <w:comment w:id="142" w:author="Daniel Denzler" w:date="2018-10-20T13:15:00Z" w:initials="DD">
    <w:p w14:paraId="7CCB0ED8" w14:textId="36A20BF5" w:rsidR="0096146D" w:rsidRDefault="0096146D">
      <w:pPr>
        <w:pStyle w:val="Kommentartext"/>
      </w:pPr>
      <w:r>
        <w:rPr>
          <w:rStyle w:val="Kommentarzeichen"/>
        </w:rPr>
        <w:annotationRef/>
      </w:r>
      <w:r>
        <w:t xml:space="preserve">Da die Anwendung im Moment noch nicht publiziert wird </w:t>
      </w:r>
    </w:p>
  </w:comment>
  <w:comment w:id="151" w:author="Sandra Busch" w:date="2018-10-18T18:55:00Z" w:initials="SB">
    <w:p w14:paraId="27B8F305" w14:textId="77777777" w:rsidR="0096146D" w:rsidRDefault="0096146D">
      <w:pPr>
        <w:pStyle w:val="Kommentartext"/>
      </w:pPr>
      <w:r>
        <w:rPr>
          <w:rStyle w:val="Kommentarzeichen"/>
        </w:rPr>
        <w:annotationRef/>
      </w:r>
      <w:r>
        <w:t>Müsste das nicht auch in der Vergangenheit geschrieben wie der erste Satz in diesem Abschnitt?</w:t>
      </w:r>
    </w:p>
  </w:comment>
  <w:comment w:id="159" w:author="Daniel Denzler" w:date="2018-10-20T14:30:00Z" w:initials="DD">
    <w:p w14:paraId="5FEC4A81" w14:textId="320D37A6" w:rsidR="0096146D" w:rsidRDefault="0096146D">
      <w:pPr>
        <w:pStyle w:val="Kommentartext"/>
      </w:pPr>
      <w:r>
        <w:rPr>
          <w:rStyle w:val="Kommentarzeichen"/>
        </w:rPr>
        <w:annotationRef/>
      </w:r>
      <w:r>
        <w:t xml:space="preserve">....Spiel-Informationen, womit keine Objekte </w:t>
      </w:r>
      <w:proofErr w:type="spellStart"/>
      <w:r>
        <w:t>serialisiert</w:t>
      </w:r>
      <w:proofErr w:type="spellEnd"/>
      <w:r>
        <w:t xml:space="preserve"> werden mü</w:t>
      </w:r>
      <w:r>
        <w:t>s</w:t>
      </w:r>
      <w:r>
        <w:t>sen</w:t>
      </w:r>
    </w:p>
  </w:comment>
  <w:comment w:id="280" w:author="Sandra Busch" w:date="2018-10-18T19:47:00Z" w:initials="SB">
    <w:p w14:paraId="7D4FBDCF" w14:textId="77777777" w:rsidR="0096146D" w:rsidRDefault="0096146D">
      <w:pPr>
        <w:pStyle w:val="Kommentartext"/>
      </w:pPr>
      <w:r>
        <w:rPr>
          <w:rStyle w:val="Kommentarzeichen"/>
        </w:rPr>
        <w:annotationRef/>
      </w:r>
      <w:r>
        <w:t>Braucht es diese Ei</w:t>
      </w:r>
      <w:r>
        <w:t>n</w:t>
      </w:r>
      <w:r>
        <w:t>schränkung wirklich? Wenn möglich wegla</w:t>
      </w:r>
      <w:r>
        <w:t>s</w:t>
      </w:r>
      <w:r>
        <w:t xml:space="preserve">sen </w:t>
      </w:r>
    </w:p>
  </w:comment>
  <w:comment w:id="289" w:author="Daniel Denzler" w:date="2018-10-19T17:25:00Z" w:initials="DD">
    <w:p w14:paraId="23777424" w14:textId="19343BB8" w:rsidR="0096146D" w:rsidRDefault="0096146D">
      <w:pPr>
        <w:pStyle w:val="Kommentartext"/>
      </w:pPr>
      <w:r>
        <w:rPr>
          <w:rStyle w:val="Kommentarzeichen"/>
        </w:rPr>
        <w:annotationRef/>
      </w:r>
      <w:r>
        <w:t xml:space="preserve">Aus Erfahrungen lernt man immer mehr als von dem was empfohlen wird </w:t>
      </w:r>
      <w:r>
        <w:sym w:font="Wingdings" w:char="F04A"/>
      </w:r>
      <w:r>
        <w:br/>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C9866" w14:textId="77777777" w:rsidR="0096146D" w:rsidRDefault="0096146D" w:rsidP="00FB5660">
      <w:pPr>
        <w:spacing w:after="0" w:line="240" w:lineRule="auto"/>
      </w:pPr>
      <w:r>
        <w:separator/>
      </w:r>
    </w:p>
  </w:endnote>
  <w:endnote w:type="continuationSeparator" w:id="0">
    <w:p w14:paraId="17FA6927" w14:textId="77777777" w:rsidR="0096146D" w:rsidRDefault="0096146D"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Garamond">
    <w:panose1 w:val="02020404030301010803"/>
    <w:charset w:val="00"/>
    <w:family w:val="auto"/>
    <w:pitch w:val="variable"/>
    <w:sig w:usb0="00000003" w:usb1="00000000" w:usb2="00000000" w:usb3="00000000" w:csb0="00000001" w:csb1="00000000"/>
  </w:font>
  <w:font w:name="Segoe UI">
    <w:altName w:val="Times New Roman"/>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Segoe UI Emoji">
    <w:altName w:val="Athelas Bold Italic"/>
    <w:charset w:val="00"/>
    <w:family w:val="swiss"/>
    <w:pitch w:val="variable"/>
    <w:sig w:usb0="00000003" w:usb1="02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3996426"/>
      <w:docPartObj>
        <w:docPartGallery w:val="Page Numbers (Bottom of Page)"/>
        <w:docPartUnique/>
      </w:docPartObj>
    </w:sdtPr>
    <w:sdtContent>
      <w:p w14:paraId="3F8DCE9C" w14:textId="77777777" w:rsidR="0096146D" w:rsidRDefault="0096146D">
        <w:pPr>
          <w:pStyle w:val="Fuzeile"/>
          <w:jc w:val="center"/>
        </w:pPr>
        <w:r>
          <w:fldChar w:fldCharType="begin"/>
        </w:r>
        <w:r>
          <w:instrText>PAGE   \* MERGEFORMAT</w:instrText>
        </w:r>
        <w:r>
          <w:fldChar w:fldCharType="separate"/>
        </w:r>
        <w:r w:rsidR="005602B3" w:rsidRPr="005602B3">
          <w:rPr>
            <w:noProof/>
            <w:lang w:val="de-DE"/>
          </w:rPr>
          <w:t>13</w:t>
        </w:r>
        <w:r>
          <w:fldChar w:fldCharType="end"/>
        </w:r>
      </w:p>
    </w:sdtContent>
  </w:sdt>
  <w:p w14:paraId="3E3C0187" w14:textId="77777777" w:rsidR="0096146D" w:rsidRDefault="0096146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9A1B2" w14:textId="77777777" w:rsidR="0096146D" w:rsidRDefault="0096146D" w:rsidP="00FB5660">
      <w:pPr>
        <w:spacing w:after="0" w:line="240" w:lineRule="auto"/>
      </w:pPr>
      <w:r>
        <w:separator/>
      </w:r>
    </w:p>
  </w:footnote>
  <w:footnote w:type="continuationSeparator" w:id="0">
    <w:p w14:paraId="1F106709" w14:textId="77777777" w:rsidR="0096146D" w:rsidRDefault="0096146D" w:rsidP="00FB5660">
      <w:pPr>
        <w:spacing w:after="0" w:line="240" w:lineRule="auto"/>
      </w:pPr>
      <w:r>
        <w:continuationSeparator/>
      </w:r>
    </w:p>
  </w:footnote>
  <w:footnote w:id="1">
    <w:p w14:paraId="269A3D9B" w14:textId="77777777" w:rsidR="0096146D" w:rsidRPr="009924B3" w:rsidRDefault="0096146D" w:rsidP="00824A8A">
      <w:pPr>
        <w:pStyle w:val="Fuzeile"/>
        <w:rPr>
          <w:lang w:val="en-GB"/>
        </w:rPr>
      </w:pPr>
      <w:r>
        <w:rPr>
          <w:rStyle w:val="Funotenzeichen"/>
        </w:rPr>
        <w:footnoteRef/>
      </w:r>
      <w:r w:rsidRPr="009924B3">
        <w:rPr>
          <w:lang w:val="en-GB"/>
        </w:rPr>
        <w:t xml:space="preserve"> Wikipedia-</w:t>
      </w:r>
      <w:proofErr w:type="spellStart"/>
      <w:r w:rsidRPr="009924B3">
        <w:rPr>
          <w:lang w:val="en-GB"/>
        </w:rPr>
        <w:t>Artikel</w:t>
      </w:r>
      <w:proofErr w:type="spellEnd"/>
      <w:r w:rsidRPr="009924B3">
        <w:rPr>
          <w:lang w:val="en-GB"/>
        </w:rPr>
        <w:t xml:space="preserve"> Transmission Control Protocol/Internet Protocol: </w:t>
      </w:r>
      <w:hyperlink r:id="rId1" w:history="1">
        <w:r w:rsidRPr="009924B3">
          <w:rPr>
            <w:rStyle w:val="Link"/>
            <w:lang w:val="en-GB"/>
          </w:rPr>
          <w:t>https://de.wikipedia.org/wiki/Transmission_Control_Protocol/Internet_Protocol</w:t>
        </w:r>
      </w:hyperlink>
    </w:p>
    <w:p w14:paraId="063A3CDA" w14:textId="77777777" w:rsidR="0096146D" w:rsidRPr="009924B3" w:rsidRDefault="0096146D" w:rsidP="00824A8A">
      <w:pPr>
        <w:pStyle w:val="Funotentext"/>
        <w:rPr>
          <w:lang w:val="en-GB"/>
        </w:rPr>
      </w:pPr>
    </w:p>
  </w:footnote>
  <w:footnote w:id="2">
    <w:p w14:paraId="033D2CFF" w14:textId="77777777" w:rsidR="0096146D" w:rsidRPr="00824A8A" w:rsidRDefault="0096146D" w:rsidP="00824A8A">
      <w:pPr>
        <w:pStyle w:val="Funotentext"/>
      </w:pPr>
      <w:r>
        <w:rPr>
          <w:rStyle w:val="Funotenzeichen"/>
        </w:rPr>
        <w:footnoteRef/>
      </w:r>
      <w:r w:rsidRPr="00824A8A">
        <w:t xml:space="preserve"> Wikipedia-Artikel Internetprotokollfamilie: </w:t>
      </w:r>
      <w:hyperlink r:id="rId2" w:history="1">
        <w:r>
          <w:rPr>
            <w:rStyle w:val="Link"/>
          </w:rPr>
          <w:t>https://de.wikipedia.org/wiki/Internetprotokollfamilie</w:t>
        </w:r>
      </w:hyperlink>
    </w:p>
  </w:footnote>
  <w:footnote w:id="3">
    <w:p w14:paraId="5CF3F625" w14:textId="77777777" w:rsidR="0096146D" w:rsidRDefault="0096146D" w:rsidP="009924B3">
      <w:pPr>
        <w:pStyle w:val="Fuzeile"/>
      </w:pPr>
      <w:r>
        <w:rPr>
          <w:rStyle w:val="Funotenzeichen"/>
        </w:rPr>
        <w:footnoteRef/>
      </w:r>
      <w:r>
        <w:t xml:space="preserve"> </w:t>
      </w:r>
      <w:proofErr w:type="spellStart"/>
      <w:r>
        <w:t>Jedadokumentation</w:t>
      </w:r>
      <w:proofErr w:type="spellEnd"/>
      <w:r>
        <w:t xml:space="preserve"> Netzwerk-Kommunikation: </w:t>
      </w:r>
      <w:hyperlink r:id="rId3" w:history="1">
        <w:r w:rsidRPr="0011478C">
          <w:rPr>
            <w:rStyle w:val="Link"/>
          </w:rPr>
          <w:t>https://jeda.ch/wiki/doc:network</w:t>
        </w:r>
      </w:hyperlink>
    </w:p>
    <w:p w14:paraId="1636DC89" w14:textId="77777777" w:rsidR="0096146D" w:rsidRDefault="0096146D">
      <w:pPr>
        <w:pStyle w:val="Funotentext"/>
      </w:pPr>
    </w:p>
  </w:footnote>
  <w:footnote w:id="4">
    <w:p w14:paraId="51B73E3F" w14:textId="77777777" w:rsidR="0096146D" w:rsidRPr="00777177" w:rsidRDefault="0096146D" w:rsidP="00777177">
      <w:pPr>
        <w:pStyle w:val="Fuzeile"/>
        <w:rPr>
          <w:lang w:val="fr-CH"/>
        </w:rPr>
      </w:pPr>
      <w:r>
        <w:rPr>
          <w:rStyle w:val="Funotenzeichen"/>
        </w:rPr>
        <w:footnoteRef/>
      </w:r>
      <w:r w:rsidRPr="00777177">
        <w:rPr>
          <w:lang w:val="fr-CH"/>
        </w:rPr>
        <w:t xml:space="preserve"> </w:t>
      </w:r>
      <w:r w:rsidRPr="00777177">
        <w:rPr>
          <w:lang w:val="fr-CH"/>
        </w:rPr>
        <w:t xml:space="preserve">Plüss, Ägidius: Java Exemplarisch </w:t>
      </w:r>
      <w:hyperlink r:id="rId4" w:anchor="v=onepage&amp;q=Delegations%20eventmodell&amp;f=false" w:history="1">
        <w:r w:rsidRPr="00777177">
          <w:rPr>
            <w:rStyle w:val="Link"/>
            <w:lang w:val="fr-CH"/>
          </w:rPr>
          <w:t>https://books.google.ch/books?id=DsTnBQAAQBAJ&amp;pg=PT223&amp;lpg=PT223&amp;dq=Delegations+eventmodell&amp;source=bl&amp;ots=4uR7cGyJU-&amp;sig=0RWeLqhB1XWCm_n5N4yzPkP4oBo&amp;hl=de&amp;sa=X&amp;ved=2ahUKEwjenuuR0NjdAhXEDywKHf7cD-cQ6AEwAHoECAUQAQ#v=onepage&amp;q=Delegations%20eventmodell&amp;f=false</w:t>
        </w:r>
      </w:hyperlink>
    </w:p>
    <w:p w14:paraId="7DDBE5DA" w14:textId="77777777" w:rsidR="0096146D" w:rsidRPr="00777177" w:rsidRDefault="0096146D">
      <w:pPr>
        <w:pStyle w:val="Funotentext"/>
        <w:rPr>
          <w:lang w:val="fr-CH"/>
        </w:rPr>
      </w:pPr>
    </w:p>
  </w:footnote>
  <w:footnote w:id="5">
    <w:p w14:paraId="780DDCC5" w14:textId="77777777" w:rsidR="0096146D" w:rsidRDefault="0096146D">
      <w:pPr>
        <w:pStyle w:val="Funotentext"/>
      </w:pPr>
      <w:r>
        <w:rPr>
          <w:rStyle w:val="Funotenzeichen"/>
        </w:rPr>
        <w:footnoteRef/>
      </w:r>
      <w:r>
        <w:t xml:space="preserve"> Für weitere Inforationen siehe Tichu Anleitung: </w:t>
      </w:r>
      <w:hyperlink r:id="rId5" w:history="1">
        <w:r w:rsidRPr="002C1D41">
          <w:rPr>
            <w:rStyle w:val="Link"/>
          </w:rPr>
          <w:t>http://www.fatamorgana.ch/tichu/ti_regel.pdf</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718C7"/>
    <w:multiLevelType w:val="hybridMultilevel"/>
    <w:tmpl w:val="A52E570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67C24622"/>
    <w:multiLevelType w:val="hybridMultilevel"/>
    <w:tmpl w:val="B5527D9A"/>
    <w:lvl w:ilvl="0" w:tplc="04070003">
      <w:start w:val="1"/>
      <w:numFmt w:val="bullet"/>
      <w:lvlText w:val="o"/>
      <w:lvlJc w:val="left"/>
      <w:pPr>
        <w:ind w:left="360" w:hanging="360"/>
      </w:pPr>
      <w:rPr>
        <w:rFonts w:ascii="Courier New" w:hAnsi="Courier New"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dra Busch">
    <w15:presenceInfo w15:providerId="None" w15:userId="Sandra Bu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oofState w:spelling="clean"/>
  <w:trackRevisions/>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F85"/>
    <w:rsid w:val="00003D7A"/>
    <w:rsid w:val="0002124C"/>
    <w:rsid w:val="00022D7F"/>
    <w:rsid w:val="00023BD6"/>
    <w:rsid w:val="000250AA"/>
    <w:rsid w:val="000379D5"/>
    <w:rsid w:val="00042559"/>
    <w:rsid w:val="00042CF1"/>
    <w:rsid w:val="00095C13"/>
    <w:rsid w:val="000A1C24"/>
    <w:rsid w:val="000D39FC"/>
    <w:rsid w:val="001278C6"/>
    <w:rsid w:val="00134216"/>
    <w:rsid w:val="0015495F"/>
    <w:rsid w:val="0016335B"/>
    <w:rsid w:val="001A0342"/>
    <w:rsid w:val="001E773C"/>
    <w:rsid w:val="00202BDD"/>
    <w:rsid w:val="0022240F"/>
    <w:rsid w:val="00241948"/>
    <w:rsid w:val="0025563E"/>
    <w:rsid w:val="00260C03"/>
    <w:rsid w:val="00287875"/>
    <w:rsid w:val="00290C16"/>
    <w:rsid w:val="002A0678"/>
    <w:rsid w:val="002B2B2C"/>
    <w:rsid w:val="002B517B"/>
    <w:rsid w:val="002B6DD6"/>
    <w:rsid w:val="002E5083"/>
    <w:rsid w:val="002F7BB5"/>
    <w:rsid w:val="00334752"/>
    <w:rsid w:val="003454D5"/>
    <w:rsid w:val="00352E4B"/>
    <w:rsid w:val="00357CC5"/>
    <w:rsid w:val="00365ACA"/>
    <w:rsid w:val="00376AB0"/>
    <w:rsid w:val="00384420"/>
    <w:rsid w:val="003C432A"/>
    <w:rsid w:val="003D0556"/>
    <w:rsid w:val="003D09F7"/>
    <w:rsid w:val="003E4EB1"/>
    <w:rsid w:val="003F00F4"/>
    <w:rsid w:val="0044088C"/>
    <w:rsid w:val="00442B82"/>
    <w:rsid w:val="00457357"/>
    <w:rsid w:val="00464700"/>
    <w:rsid w:val="004A19C2"/>
    <w:rsid w:val="004C33CC"/>
    <w:rsid w:val="004D7A2E"/>
    <w:rsid w:val="005178BC"/>
    <w:rsid w:val="0052734F"/>
    <w:rsid w:val="0055205F"/>
    <w:rsid w:val="005602B3"/>
    <w:rsid w:val="0056322E"/>
    <w:rsid w:val="00574DAC"/>
    <w:rsid w:val="005839E1"/>
    <w:rsid w:val="005A3B3E"/>
    <w:rsid w:val="005D003E"/>
    <w:rsid w:val="005D22A9"/>
    <w:rsid w:val="005D5758"/>
    <w:rsid w:val="005F2214"/>
    <w:rsid w:val="005F6308"/>
    <w:rsid w:val="0065460B"/>
    <w:rsid w:val="006551C7"/>
    <w:rsid w:val="0067208F"/>
    <w:rsid w:val="00680A54"/>
    <w:rsid w:val="0069552D"/>
    <w:rsid w:val="006B1140"/>
    <w:rsid w:val="006C617F"/>
    <w:rsid w:val="006F3065"/>
    <w:rsid w:val="00720A12"/>
    <w:rsid w:val="00776F85"/>
    <w:rsid w:val="00777177"/>
    <w:rsid w:val="00783910"/>
    <w:rsid w:val="00784E2C"/>
    <w:rsid w:val="007B0FD8"/>
    <w:rsid w:val="007B2C30"/>
    <w:rsid w:val="007C4FAE"/>
    <w:rsid w:val="007D75B4"/>
    <w:rsid w:val="007F147F"/>
    <w:rsid w:val="008063D1"/>
    <w:rsid w:val="008246D9"/>
    <w:rsid w:val="00824A8A"/>
    <w:rsid w:val="00853FDC"/>
    <w:rsid w:val="00872C40"/>
    <w:rsid w:val="008735BE"/>
    <w:rsid w:val="00884F1C"/>
    <w:rsid w:val="008A53B5"/>
    <w:rsid w:val="008B0F8E"/>
    <w:rsid w:val="008B60D0"/>
    <w:rsid w:val="008C7554"/>
    <w:rsid w:val="008D1313"/>
    <w:rsid w:val="008D2BEB"/>
    <w:rsid w:val="008F0A5D"/>
    <w:rsid w:val="00924ECF"/>
    <w:rsid w:val="00932903"/>
    <w:rsid w:val="00940558"/>
    <w:rsid w:val="009466D2"/>
    <w:rsid w:val="009552C2"/>
    <w:rsid w:val="0096146D"/>
    <w:rsid w:val="00967492"/>
    <w:rsid w:val="0098713C"/>
    <w:rsid w:val="009924B3"/>
    <w:rsid w:val="00996523"/>
    <w:rsid w:val="009B0904"/>
    <w:rsid w:val="009B7E1A"/>
    <w:rsid w:val="009D3840"/>
    <w:rsid w:val="009E2A18"/>
    <w:rsid w:val="009E531D"/>
    <w:rsid w:val="00A44FD7"/>
    <w:rsid w:val="00AA1306"/>
    <w:rsid w:val="00AA1F73"/>
    <w:rsid w:val="00AA4150"/>
    <w:rsid w:val="00AC477F"/>
    <w:rsid w:val="00AC7A73"/>
    <w:rsid w:val="00AE43FE"/>
    <w:rsid w:val="00B0071C"/>
    <w:rsid w:val="00B13DF5"/>
    <w:rsid w:val="00B82CC7"/>
    <w:rsid w:val="00B95BD5"/>
    <w:rsid w:val="00BA5A2A"/>
    <w:rsid w:val="00BA69B8"/>
    <w:rsid w:val="00BE0D0B"/>
    <w:rsid w:val="00C075AA"/>
    <w:rsid w:val="00C112AD"/>
    <w:rsid w:val="00C17B30"/>
    <w:rsid w:val="00C65A5A"/>
    <w:rsid w:val="00C83073"/>
    <w:rsid w:val="00CA3541"/>
    <w:rsid w:val="00CC2E4A"/>
    <w:rsid w:val="00CE629E"/>
    <w:rsid w:val="00D10897"/>
    <w:rsid w:val="00D324AA"/>
    <w:rsid w:val="00D36D04"/>
    <w:rsid w:val="00D40FB2"/>
    <w:rsid w:val="00D75E94"/>
    <w:rsid w:val="00D85CBC"/>
    <w:rsid w:val="00DA7F9F"/>
    <w:rsid w:val="00DB5FD1"/>
    <w:rsid w:val="00DD484B"/>
    <w:rsid w:val="00DD5CF1"/>
    <w:rsid w:val="00E1501C"/>
    <w:rsid w:val="00E6218E"/>
    <w:rsid w:val="00E93398"/>
    <w:rsid w:val="00EA60C8"/>
    <w:rsid w:val="00ED1FCA"/>
    <w:rsid w:val="00EE52AB"/>
    <w:rsid w:val="00F371AA"/>
    <w:rsid w:val="00F44DF5"/>
    <w:rsid w:val="00F510DB"/>
    <w:rsid w:val="00F52D16"/>
    <w:rsid w:val="00F65E70"/>
    <w:rsid w:val="00F7175E"/>
    <w:rsid w:val="00FA1EC0"/>
    <w:rsid w:val="00FA7C4E"/>
    <w:rsid w:val="00FB5660"/>
    <w:rsid w:val="00FF0DF0"/>
    <w:rsid w:val="00FF773D"/>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576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eiche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eiche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B13DF5"/>
    <w:pPr>
      <w:tabs>
        <w:tab w:val="left" w:pos="0"/>
      </w:tabs>
      <w:spacing w:before="160" w:after="120"/>
    </w:pPr>
    <w:rPr>
      <w:rFonts w:asciiTheme="minorHAnsi" w:hAnsiTheme="minorHAnsi"/>
      <w:color w:val="auto"/>
    </w:rPr>
  </w:style>
  <w:style w:type="character" w:customStyle="1" w:styleId="berschrift1Zeichen">
    <w:name w:val="Überschrift 1 Zeiche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eichen">
    <w:name w:val="Überschrift 2 Zeiche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eichen">
    <w:name w:val="Überschrift 3 Zeiche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eichen"/>
    <w:uiPriority w:val="99"/>
    <w:unhideWhenUsed/>
    <w:rsid w:val="00FB566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FB5660"/>
  </w:style>
  <w:style w:type="paragraph" w:styleId="Fuzeile">
    <w:name w:val="footer"/>
    <w:basedOn w:val="Standard"/>
    <w:link w:val="FuzeileZeichen"/>
    <w:uiPriority w:val="99"/>
    <w:unhideWhenUsed/>
    <w:rsid w:val="00FB566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FB5660"/>
  </w:style>
  <w:style w:type="table" w:customStyle="1" w:styleId="GridTable2">
    <w:name w:val="Grid Table 2"/>
    <w:basedOn w:val="NormaleTabelle"/>
    <w:uiPriority w:val="47"/>
    <w:rsid w:val="003F00F4"/>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eichen"/>
    <w:uiPriority w:val="99"/>
    <w:semiHidden/>
    <w:unhideWhenUsed/>
    <w:rsid w:val="008063D1"/>
    <w:pPr>
      <w:spacing w:after="0" w:line="240" w:lineRule="auto"/>
    </w:pPr>
    <w:rPr>
      <w:rFonts w:ascii="Segoe UI" w:hAnsi="Segoe UI" w:cs="Segoe UI"/>
      <w:sz w:val="18"/>
      <w:szCs w:val="18"/>
    </w:rPr>
  </w:style>
  <w:style w:type="character" w:customStyle="1" w:styleId="SprechblasentextZeichen">
    <w:name w:val="Sprechblasentext Zeiche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eichen"/>
    <w:uiPriority w:val="99"/>
    <w:semiHidden/>
    <w:unhideWhenUsed/>
    <w:rsid w:val="00940558"/>
    <w:pPr>
      <w:spacing w:line="240" w:lineRule="auto"/>
    </w:pPr>
    <w:rPr>
      <w:sz w:val="20"/>
      <w:szCs w:val="20"/>
    </w:rPr>
  </w:style>
  <w:style w:type="character" w:customStyle="1" w:styleId="KommentartextZeichen">
    <w:name w:val="Kommentartext Zeiche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eichen"/>
    <w:uiPriority w:val="99"/>
    <w:semiHidden/>
    <w:unhideWhenUsed/>
    <w:rsid w:val="00940558"/>
    <w:rPr>
      <w:b/>
      <w:bCs/>
    </w:rPr>
  </w:style>
  <w:style w:type="character" w:customStyle="1" w:styleId="KommentarthemaZeichen">
    <w:name w:val="Kommentarthema Zeichen"/>
    <w:basedOn w:val="KommentartextZeiche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arbeitung">
    <w:name w:val="Revision"/>
    <w:hidden/>
    <w:uiPriority w:val="99"/>
    <w:semiHidden/>
    <w:rsid w:val="00DB5FD1"/>
    <w:pPr>
      <w:spacing w:after="0" w:line="240" w:lineRule="auto"/>
    </w:pPr>
  </w:style>
  <w:style w:type="paragraph" w:styleId="Funotentext">
    <w:name w:val="footnote text"/>
    <w:basedOn w:val="Standard"/>
    <w:link w:val="FunotentextZeichen"/>
    <w:uiPriority w:val="99"/>
    <w:semiHidden/>
    <w:unhideWhenUsed/>
    <w:rsid w:val="009924B3"/>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customStyle="1" w:styleId="UnresolvedMention">
    <w:name w:val="Unresolved Mention"/>
    <w:basedOn w:val="Absatzstandardschriftart"/>
    <w:uiPriority w:val="99"/>
    <w:semiHidden/>
    <w:unhideWhenUsed/>
    <w:rsid w:val="00095C13"/>
    <w:rPr>
      <w:color w:val="808080"/>
      <w:shd w:val="clear" w:color="auto" w:fill="E6E6E6"/>
    </w:rPr>
  </w:style>
  <w:style w:type="paragraph" w:styleId="KeinLeerraum">
    <w:name w:val="No Spacing"/>
    <w:link w:val="KeinLeerraumZeichen"/>
    <w:uiPriority w:val="1"/>
    <w:qFormat/>
    <w:rsid w:val="00B95BD5"/>
    <w:pPr>
      <w:spacing w:after="0" w:line="240" w:lineRule="auto"/>
    </w:pPr>
    <w:rPr>
      <w:rFonts w:eastAsiaTheme="minorEastAsia"/>
      <w:lang w:eastAsia="de-CH"/>
    </w:rPr>
  </w:style>
  <w:style w:type="character" w:customStyle="1" w:styleId="KeinLeerraumZeichen">
    <w:name w:val="Kein Leerraum Zeichen"/>
    <w:basedOn w:val="Absatzstandardschriftart"/>
    <w:link w:val="KeinLeerraum"/>
    <w:uiPriority w:val="1"/>
    <w:rsid w:val="00B95BD5"/>
    <w:rPr>
      <w:rFonts w:eastAsiaTheme="minorEastAsia"/>
      <w:lang w:eastAsia="de-CH"/>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eiche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eiche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B13DF5"/>
    <w:pPr>
      <w:tabs>
        <w:tab w:val="left" w:pos="0"/>
      </w:tabs>
      <w:spacing w:before="160" w:after="120"/>
    </w:pPr>
    <w:rPr>
      <w:rFonts w:asciiTheme="minorHAnsi" w:hAnsiTheme="minorHAnsi"/>
      <w:color w:val="auto"/>
    </w:rPr>
  </w:style>
  <w:style w:type="character" w:customStyle="1" w:styleId="berschrift1Zeichen">
    <w:name w:val="Überschrift 1 Zeiche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eichen">
    <w:name w:val="Überschrift 2 Zeiche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eichen">
    <w:name w:val="Überschrift 3 Zeiche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eichen"/>
    <w:uiPriority w:val="99"/>
    <w:unhideWhenUsed/>
    <w:rsid w:val="00FB566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FB5660"/>
  </w:style>
  <w:style w:type="paragraph" w:styleId="Fuzeile">
    <w:name w:val="footer"/>
    <w:basedOn w:val="Standard"/>
    <w:link w:val="FuzeileZeichen"/>
    <w:uiPriority w:val="99"/>
    <w:unhideWhenUsed/>
    <w:rsid w:val="00FB566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FB5660"/>
  </w:style>
  <w:style w:type="table" w:customStyle="1" w:styleId="GridTable2">
    <w:name w:val="Grid Table 2"/>
    <w:basedOn w:val="NormaleTabelle"/>
    <w:uiPriority w:val="47"/>
    <w:rsid w:val="003F00F4"/>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eichen"/>
    <w:uiPriority w:val="99"/>
    <w:semiHidden/>
    <w:unhideWhenUsed/>
    <w:rsid w:val="008063D1"/>
    <w:pPr>
      <w:spacing w:after="0" w:line="240" w:lineRule="auto"/>
    </w:pPr>
    <w:rPr>
      <w:rFonts w:ascii="Segoe UI" w:hAnsi="Segoe UI" w:cs="Segoe UI"/>
      <w:sz w:val="18"/>
      <w:szCs w:val="18"/>
    </w:rPr>
  </w:style>
  <w:style w:type="character" w:customStyle="1" w:styleId="SprechblasentextZeichen">
    <w:name w:val="Sprechblasentext Zeiche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eichen"/>
    <w:uiPriority w:val="99"/>
    <w:semiHidden/>
    <w:unhideWhenUsed/>
    <w:rsid w:val="00940558"/>
    <w:pPr>
      <w:spacing w:line="240" w:lineRule="auto"/>
    </w:pPr>
    <w:rPr>
      <w:sz w:val="20"/>
      <w:szCs w:val="20"/>
    </w:rPr>
  </w:style>
  <w:style w:type="character" w:customStyle="1" w:styleId="KommentartextZeichen">
    <w:name w:val="Kommentartext Zeiche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eichen"/>
    <w:uiPriority w:val="99"/>
    <w:semiHidden/>
    <w:unhideWhenUsed/>
    <w:rsid w:val="00940558"/>
    <w:rPr>
      <w:b/>
      <w:bCs/>
    </w:rPr>
  </w:style>
  <w:style w:type="character" w:customStyle="1" w:styleId="KommentarthemaZeichen">
    <w:name w:val="Kommentarthema Zeichen"/>
    <w:basedOn w:val="KommentartextZeiche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arbeitung">
    <w:name w:val="Revision"/>
    <w:hidden/>
    <w:uiPriority w:val="99"/>
    <w:semiHidden/>
    <w:rsid w:val="00DB5FD1"/>
    <w:pPr>
      <w:spacing w:after="0" w:line="240" w:lineRule="auto"/>
    </w:pPr>
  </w:style>
  <w:style w:type="paragraph" w:styleId="Funotentext">
    <w:name w:val="footnote text"/>
    <w:basedOn w:val="Standard"/>
    <w:link w:val="FunotentextZeichen"/>
    <w:uiPriority w:val="99"/>
    <w:semiHidden/>
    <w:unhideWhenUsed/>
    <w:rsid w:val="009924B3"/>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customStyle="1" w:styleId="UnresolvedMention">
    <w:name w:val="Unresolved Mention"/>
    <w:basedOn w:val="Absatzstandardschriftart"/>
    <w:uiPriority w:val="99"/>
    <w:semiHidden/>
    <w:unhideWhenUsed/>
    <w:rsid w:val="00095C13"/>
    <w:rPr>
      <w:color w:val="808080"/>
      <w:shd w:val="clear" w:color="auto" w:fill="E6E6E6"/>
    </w:rPr>
  </w:style>
  <w:style w:type="paragraph" w:styleId="KeinLeerraum">
    <w:name w:val="No Spacing"/>
    <w:link w:val="KeinLeerraumZeichen"/>
    <w:uiPriority w:val="1"/>
    <w:qFormat/>
    <w:rsid w:val="00B95BD5"/>
    <w:pPr>
      <w:spacing w:after="0" w:line="240" w:lineRule="auto"/>
    </w:pPr>
    <w:rPr>
      <w:rFonts w:eastAsiaTheme="minorEastAsia"/>
      <w:lang w:eastAsia="de-CH"/>
    </w:rPr>
  </w:style>
  <w:style w:type="character" w:customStyle="1" w:styleId="KeinLeerraumZeichen">
    <w:name w:val="Kein Leerraum Zeichen"/>
    <w:basedOn w:val="Absatzstandardschriftart"/>
    <w:link w:val="KeinLeerraum"/>
    <w:uiPriority w:val="1"/>
    <w:rsid w:val="00B95BD5"/>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546182">
      <w:bodyDiv w:val="1"/>
      <w:marLeft w:val="0"/>
      <w:marRight w:val="0"/>
      <w:marTop w:val="0"/>
      <w:marBottom w:val="0"/>
      <w:divBdr>
        <w:top w:val="none" w:sz="0" w:space="0" w:color="auto"/>
        <w:left w:val="none" w:sz="0" w:space="0" w:color="auto"/>
        <w:bottom w:val="none" w:sz="0" w:space="0" w:color="auto"/>
        <w:right w:val="none" w:sz="0" w:space="0" w:color="auto"/>
      </w:divBdr>
    </w:div>
    <w:div w:id="1060246000">
      <w:bodyDiv w:val="1"/>
      <w:marLeft w:val="0"/>
      <w:marRight w:val="0"/>
      <w:marTop w:val="0"/>
      <w:marBottom w:val="0"/>
      <w:divBdr>
        <w:top w:val="none" w:sz="0" w:space="0" w:color="auto"/>
        <w:left w:val="none" w:sz="0" w:space="0" w:color="auto"/>
        <w:bottom w:val="none" w:sz="0" w:space="0" w:color="auto"/>
        <w:right w:val="none" w:sz="0" w:space="0" w:color="auto"/>
      </w:divBdr>
    </w:div>
    <w:div w:id="1260983812">
      <w:bodyDiv w:val="1"/>
      <w:marLeft w:val="0"/>
      <w:marRight w:val="0"/>
      <w:marTop w:val="0"/>
      <w:marBottom w:val="0"/>
      <w:divBdr>
        <w:top w:val="none" w:sz="0" w:space="0" w:color="auto"/>
        <w:left w:val="none" w:sz="0" w:space="0" w:color="auto"/>
        <w:bottom w:val="none" w:sz="0" w:space="0" w:color="auto"/>
        <w:right w:val="none" w:sz="0" w:space="0" w:color="auto"/>
      </w:divBdr>
    </w:div>
    <w:div w:id="1794053548">
      <w:bodyDiv w:val="1"/>
      <w:marLeft w:val="0"/>
      <w:marRight w:val="0"/>
      <w:marTop w:val="0"/>
      <w:marBottom w:val="0"/>
      <w:divBdr>
        <w:top w:val="none" w:sz="0" w:space="0" w:color="auto"/>
        <w:left w:val="none" w:sz="0" w:space="0" w:color="auto"/>
        <w:bottom w:val="none" w:sz="0" w:space="0" w:color="auto"/>
        <w:right w:val="none" w:sz="0" w:space="0" w:color="auto"/>
      </w:divBdr>
    </w:div>
    <w:div w:id="1941181757">
      <w:bodyDiv w:val="1"/>
      <w:marLeft w:val="0"/>
      <w:marRight w:val="0"/>
      <w:marTop w:val="0"/>
      <w:marBottom w:val="0"/>
      <w:divBdr>
        <w:top w:val="none" w:sz="0" w:space="0" w:color="auto"/>
        <w:left w:val="none" w:sz="0" w:space="0" w:color="auto"/>
        <w:bottom w:val="none" w:sz="0" w:space="0" w:color="auto"/>
        <w:right w:val="none" w:sz="0" w:space="0" w:color="auto"/>
      </w:divBdr>
    </w:div>
    <w:div w:id="2014263978">
      <w:bodyDiv w:val="1"/>
      <w:marLeft w:val="0"/>
      <w:marRight w:val="0"/>
      <w:marTop w:val="0"/>
      <w:marBottom w:val="0"/>
      <w:divBdr>
        <w:top w:val="none" w:sz="0" w:space="0" w:color="auto"/>
        <w:left w:val="none" w:sz="0" w:space="0" w:color="auto"/>
        <w:bottom w:val="none" w:sz="0" w:space="0" w:color="auto"/>
        <w:right w:val="none" w:sz="0" w:space="0" w:color="auto"/>
      </w:divBdr>
    </w:div>
    <w:div w:id="201838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jeda.ch/wiki/doc:network" TargetMode="External"/><Relationship Id="rId4" Type="http://schemas.openxmlformats.org/officeDocument/2006/relationships/hyperlink" Target="https://books.google.ch/books?id=DsTnBQAAQBAJ&amp;pg=PT223&amp;lpg=PT223&amp;dq=Delegations+eventmodell&amp;source=bl&amp;ots=4uR7cGyJU-&amp;sig=0RWeLqhB1XWCm_n5N4yzPkP4oBo&amp;hl=de&amp;sa=X&amp;ved=2ahUKEwjenuuR0NjdAhXEDywKHf7cD-cQ6AEwAHoECAUQAQ" TargetMode="External"/><Relationship Id="rId5" Type="http://schemas.openxmlformats.org/officeDocument/2006/relationships/hyperlink" Target="http://www.fatamorgana.ch/tichu/ti_regel.pdf" TargetMode="External"/><Relationship Id="rId1" Type="http://schemas.openxmlformats.org/officeDocument/2006/relationships/hyperlink" Target="https://de.wikipedia.org/wiki/Transmission_Control_Protocol/Internet_Protocol" TargetMode="External"/><Relationship Id="rId2" Type="http://schemas.openxmlformats.org/officeDocument/2006/relationships/hyperlink" Target="https://de.wikipedia.org/wiki/Internetprotokollfamili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F5F5B-30BB-394C-AA61-BDE00201D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3299</Words>
  <Characters>20787</Characters>
  <Application>Microsoft Macintosh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Daniel Denzler</cp:lastModifiedBy>
  <cp:revision>7</cp:revision>
  <dcterms:created xsi:type="dcterms:W3CDTF">2018-10-19T09:28:00Z</dcterms:created>
  <dcterms:modified xsi:type="dcterms:W3CDTF">2018-10-20T12:49:00Z</dcterms:modified>
</cp:coreProperties>
</file>